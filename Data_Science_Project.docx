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282E6" w14:textId="77777777" w:rsidR="007A6AF4" w:rsidRDefault="007A6AF4" w:rsidP="002B5E39">
      <w:pPr>
        <w:ind w:firstLine="720"/>
        <w:rPr>
          <w:rFonts w:ascii="Times New Roman" w:hAnsi="Times New Roman" w:cs="Times New Roman"/>
          <w:noProof/>
        </w:rPr>
      </w:pPr>
    </w:p>
    <w:p w14:paraId="3A4E778F" w14:textId="77777777" w:rsidR="007A6AF4" w:rsidRDefault="007A6AF4" w:rsidP="002B5E39">
      <w:pPr>
        <w:ind w:firstLine="720"/>
        <w:rPr>
          <w:rFonts w:ascii="Times New Roman" w:hAnsi="Times New Roman" w:cs="Times New Roman"/>
          <w:noProof/>
        </w:rPr>
      </w:pPr>
    </w:p>
    <w:p w14:paraId="0B01382C" w14:textId="77777777" w:rsidR="007A6AF4" w:rsidRDefault="007A6AF4" w:rsidP="002B5E39">
      <w:pPr>
        <w:ind w:firstLine="720"/>
        <w:rPr>
          <w:rFonts w:ascii="Times New Roman" w:hAnsi="Times New Roman" w:cs="Times New Roman"/>
          <w:noProof/>
        </w:rPr>
      </w:pPr>
    </w:p>
    <w:p w14:paraId="1FFA3E44" w14:textId="77777777" w:rsidR="007A6AF4" w:rsidRDefault="007A6AF4" w:rsidP="002B5E39">
      <w:pPr>
        <w:ind w:firstLine="720"/>
        <w:rPr>
          <w:rFonts w:ascii="Times New Roman" w:hAnsi="Times New Roman" w:cs="Times New Roman"/>
          <w:noProof/>
        </w:rPr>
      </w:pPr>
    </w:p>
    <w:p w14:paraId="78CA525C" w14:textId="77777777" w:rsidR="007A6AF4" w:rsidRDefault="007A6AF4" w:rsidP="002B5E39">
      <w:pPr>
        <w:ind w:firstLine="720"/>
        <w:rPr>
          <w:rFonts w:ascii="Times New Roman" w:hAnsi="Times New Roman" w:cs="Times New Roman"/>
          <w:noProof/>
        </w:rPr>
      </w:pPr>
    </w:p>
    <w:p w14:paraId="4DB05A30" w14:textId="77777777" w:rsidR="007A6AF4" w:rsidRDefault="007A6AF4" w:rsidP="002B5E39">
      <w:pPr>
        <w:ind w:firstLine="720"/>
        <w:rPr>
          <w:rFonts w:ascii="Times New Roman" w:hAnsi="Times New Roman" w:cs="Times New Roman"/>
          <w:noProof/>
        </w:rPr>
      </w:pPr>
    </w:p>
    <w:p w14:paraId="62390C84" w14:textId="04C67CDA" w:rsidR="004E139E" w:rsidRPr="004C3F24" w:rsidRDefault="00D96420" w:rsidP="002B5E39">
      <w:pPr>
        <w:ind w:firstLine="720"/>
        <w:rPr>
          <w:rFonts w:ascii="Times New Roman" w:hAnsi="Times New Roman" w:cs="Times New Roman"/>
        </w:rPr>
      </w:pPr>
      <w:r w:rsidRPr="004C3F24">
        <w:rPr>
          <w:rFonts w:ascii="Times New Roman" w:hAnsi="Times New Roman" w:cs="Times New Roman"/>
        </w:rPr>
        <w:t xml:space="preserve">                                               </w:t>
      </w:r>
    </w:p>
    <w:p w14:paraId="0174E52F" w14:textId="77777777" w:rsidR="004E139E" w:rsidRPr="004C3F24" w:rsidRDefault="004E139E">
      <w:pPr>
        <w:rPr>
          <w:rFonts w:ascii="Times New Roman" w:hAnsi="Times New Roman" w:cs="Times New Roman"/>
        </w:rPr>
      </w:pPr>
    </w:p>
    <w:p w14:paraId="2E8B4CAE" w14:textId="77777777" w:rsidR="004E139E" w:rsidRPr="004C3F24" w:rsidRDefault="004E139E">
      <w:pPr>
        <w:rPr>
          <w:rFonts w:ascii="Times New Roman" w:hAnsi="Times New Roman" w:cs="Times New Roman"/>
        </w:rPr>
      </w:pPr>
    </w:p>
    <w:p w14:paraId="5215B4D9" w14:textId="77777777" w:rsidR="004E139E" w:rsidRPr="004C3F24" w:rsidRDefault="004E139E">
      <w:pPr>
        <w:rPr>
          <w:rFonts w:ascii="Times New Roman" w:hAnsi="Times New Roman" w:cs="Times New Roman"/>
        </w:rPr>
      </w:pPr>
    </w:p>
    <w:p w14:paraId="04613813" w14:textId="19F9AFAC" w:rsidR="00966280" w:rsidRPr="004C3F24" w:rsidRDefault="004E139E">
      <w:pPr>
        <w:rPr>
          <w:rFonts w:ascii="Times New Roman" w:hAnsi="Times New Roman" w:cs="Times New Roman"/>
          <w:b/>
          <w:color w:val="00B0F0"/>
          <w:spacing w:val="10"/>
          <w:sz w:val="74"/>
          <w:szCs w:val="74"/>
          <w14:glow w14:rad="38100">
            <w14:schemeClr w14:val="accent1">
              <w14:alpha w14:val="60000"/>
            </w14:schemeClr>
          </w14:glow>
          <w14:textOutline w14:w="9525" w14:cap="flat" w14:cmpd="sng" w14:algn="ctr">
            <w14:solidFill>
              <w14:schemeClr w14:val="accent1"/>
            </w14:solidFill>
            <w14:prstDash w14:val="solid"/>
            <w14:round/>
          </w14:textOutline>
        </w:rPr>
      </w:pPr>
      <w:r w:rsidRPr="004C3F24">
        <w:rPr>
          <w:rFonts w:ascii="Times New Roman" w:hAnsi="Times New Roman" w:cs="Times New Roman"/>
          <w:b/>
          <w:color w:val="00B0F0"/>
          <w:spacing w:val="10"/>
          <w:sz w:val="74"/>
          <w:szCs w:val="74"/>
          <w14:glow w14:rad="38100">
            <w14:schemeClr w14:val="accent1">
              <w14:alpha w14:val="60000"/>
            </w14:schemeClr>
          </w14:glow>
          <w14:textOutline w14:w="9525" w14:cap="flat" w14:cmpd="sng" w14:algn="ctr">
            <w14:solidFill>
              <w14:schemeClr w14:val="accent1"/>
            </w14:solidFill>
            <w14:prstDash w14:val="solid"/>
            <w14:round/>
          </w14:textOutline>
        </w:rPr>
        <w:t>Data Science Project on     Heart Disease</w:t>
      </w:r>
      <w:r w:rsidR="00D96420" w:rsidRPr="004C3F24">
        <w:rPr>
          <w:rFonts w:ascii="Times New Roman" w:hAnsi="Times New Roman" w:cs="Times New Roman"/>
          <w:b/>
          <w:color w:val="00B0F0"/>
          <w:spacing w:val="10"/>
          <w:sz w:val="74"/>
          <w:szCs w:val="74"/>
          <w14:glow w14:rad="38100">
            <w14:schemeClr w14:val="accent1">
              <w14:alpha w14:val="60000"/>
            </w14:schemeClr>
          </w14:glow>
          <w14:textOutline w14:w="9525" w14:cap="flat" w14:cmpd="sng" w14:algn="ctr">
            <w14:solidFill>
              <w14:schemeClr w14:val="accent1"/>
            </w14:solidFill>
            <w14:prstDash w14:val="solid"/>
            <w14:round/>
          </w14:textOutline>
        </w:rPr>
        <w:t xml:space="preserve">   </w:t>
      </w:r>
    </w:p>
    <w:p w14:paraId="1AD52491" w14:textId="7B80772F" w:rsidR="004E139E" w:rsidRPr="004C3F24" w:rsidRDefault="004E139E">
      <w:pPr>
        <w:rPr>
          <w:rFonts w:ascii="Times New Roman" w:hAnsi="Times New Roman" w:cs="Times New Roman"/>
          <w:sz w:val="62"/>
          <w:szCs w:val="62"/>
        </w:rPr>
      </w:pPr>
    </w:p>
    <w:p w14:paraId="0A694A7A" w14:textId="045ADC4D" w:rsidR="004E139E" w:rsidRPr="004C3F24" w:rsidRDefault="004E139E">
      <w:pPr>
        <w:rPr>
          <w:rFonts w:ascii="Times New Roman" w:hAnsi="Times New Roman" w:cs="Times New Roman"/>
          <w:sz w:val="62"/>
          <w:szCs w:val="62"/>
        </w:rPr>
      </w:pPr>
    </w:p>
    <w:p w14:paraId="2CC22F5F" w14:textId="30A0083C" w:rsidR="004E139E" w:rsidRPr="004C3F24" w:rsidRDefault="004E139E">
      <w:pPr>
        <w:rPr>
          <w:rFonts w:ascii="Times New Roman" w:hAnsi="Times New Roman" w:cs="Times New Roman"/>
          <w:sz w:val="62"/>
          <w:szCs w:val="62"/>
        </w:rPr>
      </w:pPr>
    </w:p>
    <w:p w14:paraId="0668AC88" w14:textId="77777777" w:rsidR="004E139E" w:rsidRPr="004C3F24" w:rsidRDefault="004E139E">
      <w:pPr>
        <w:rPr>
          <w:rFonts w:ascii="Times New Roman" w:hAnsi="Times New Roman" w:cs="Times New Roman"/>
          <w:sz w:val="62"/>
          <w:szCs w:val="62"/>
        </w:rPr>
      </w:pPr>
    </w:p>
    <w:p w14:paraId="5BDBA394" w14:textId="31C3ADDB" w:rsidR="004E139E" w:rsidRPr="004C3F24" w:rsidRDefault="004E139E">
      <w:pPr>
        <w:rPr>
          <w:rFonts w:ascii="Times New Roman" w:hAnsi="Times New Roman" w:cs="Times New Roman"/>
          <w:sz w:val="44"/>
          <w:szCs w:val="44"/>
        </w:rPr>
      </w:pPr>
      <w:r w:rsidRPr="004C3F24">
        <w:rPr>
          <w:rFonts w:ascii="Times New Roman" w:hAnsi="Times New Roman" w:cs="Times New Roman"/>
          <w:sz w:val="44"/>
          <w:szCs w:val="44"/>
        </w:rPr>
        <w:t>Presented by: -</w:t>
      </w:r>
    </w:p>
    <w:p w14:paraId="4472430E" w14:textId="033960FA" w:rsidR="004E139E" w:rsidRPr="004C3F24" w:rsidRDefault="004E139E">
      <w:pPr>
        <w:rPr>
          <w:rFonts w:ascii="Times New Roman" w:hAnsi="Times New Roman" w:cs="Times New Roman"/>
          <w:color w:val="2E74B5" w:themeColor="accent5" w:themeShade="BF"/>
          <w:sz w:val="44"/>
          <w:szCs w:val="44"/>
        </w:rPr>
      </w:pPr>
      <w:r w:rsidRPr="004C3F24">
        <w:rPr>
          <w:rFonts w:ascii="Times New Roman" w:hAnsi="Times New Roman" w:cs="Times New Roman"/>
          <w:color w:val="2E74B5" w:themeColor="accent5" w:themeShade="BF"/>
          <w:sz w:val="44"/>
          <w:szCs w:val="44"/>
        </w:rPr>
        <w:t>Donthi Venkata Aravind</w:t>
      </w:r>
    </w:p>
    <w:p w14:paraId="4B4A0281" w14:textId="73C02208" w:rsidR="004E139E" w:rsidRPr="004C3F24" w:rsidRDefault="004E139E">
      <w:pPr>
        <w:rPr>
          <w:rFonts w:ascii="Times New Roman" w:hAnsi="Times New Roman" w:cs="Times New Roman"/>
          <w:color w:val="2E74B5" w:themeColor="accent5" w:themeShade="BF"/>
          <w:sz w:val="44"/>
          <w:szCs w:val="44"/>
        </w:rPr>
      </w:pPr>
    </w:p>
    <w:p w14:paraId="2CE68B3D" w14:textId="2378603B" w:rsidR="004E139E" w:rsidRPr="004C3F24" w:rsidRDefault="004E139E">
      <w:pPr>
        <w:rPr>
          <w:rFonts w:ascii="Times New Roman" w:hAnsi="Times New Roman" w:cs="Times New Roman"/>
          <w:color w:val="2E74B5" w:themeColor="accent5" w:themeShade="BF"/>
          <w:sz w:val="30"/>
          <w:szCs w:val="30"/>
        </w:rPr>
      </w:pPr>
    </w:p>
    <w:p w14:paraId="5C106C55" w14:textId="54DAAEFD" w:rsidR="004E139E" w:rsidRDefault="004E139E">
      <w:pPr>
        <w:rPr>
          <w:rFonts w:ascii="Times New Roman" w:hAnsi="Times New Roman" w:cs="Times New Roman"/>
          <w:color w:val="2E74B5" w:themeColor="accent5" w:themeShade="BF"/>
          <w:sz w:val="30"/>
          <w:szCs w:val="30"/>
        </w:rPr>
      </w:pPr>
    </w:p>
    <w:p w14:paraId="6477F314" w14:textId="77777777" w:rsidR="00F46AAA" w:rsidRPr="004C3F24" w:rsidRDefault="00F46AAA">
      <w:pPr>
        <w:rPr>
          <w:rFonts w:ascii="Times New Roman" w:hAnsi="Times New Roman" w:cs="Times New Roman"/>
          <w:color w:val="2E74B5" w:themeColor="accent5" w:themeShade="BF"/>
          <w:sz w:val="30"/>
          <w:szCs w:val="30"/>
        </w:rPr>
      </w:pPr>
    </w:p>
    <w:p w14:paraId="5F03F39A" w14:textId="38A0BA6C" w:rsidR="00B90C4F" w:rsidRPr="004C3F24" w:rsidRDefault="004C3F24" w:rsidP="004C3F24">
      <w:pPr>
        <w:pStyle w:val="ListParagraph"/>
        <w:numPr>
          <w:ilvl w:val="0"/>
          <w:numId w:val="1"/>
        </w:numPr>
        <w:rPr>
          <w:rFonts w:ascii="Times New Roman" w:hAnsi="Times New Roman" w:cs="Times New Roman"/>
          <w:b/>
          <w:bCs/>
          <w:sz w:val="28"/>
          <w:szCs w:val="28"/>
        </w:rPr>
      </w:pPr>
      <w:r w:rsidRPr="004C3F24">
        <w:rPr>
          <w:rFonts w:ascii="Times New Roman" w:hAnsi="Times New Roman" w:cs="Times New Roman"/>
          <w:b/>
          <w:bCs/>
          <w:sz w:val="28"/>
          <w:szCs w:val="28"/>
        </w:rPr>
        <w:t>TABLE OF CONTENT</w:t>
      </w:r>
    </w:p>
    <w:tbl>
      <w:tblPr>
        <w:tblStyle w:val="TableGrid"/>
        <w:tblpPr w:leftFromText="180" w:rightFromText="180" w:vertAnchor="text" w:horzAnchor="margin" w:tblpXSpec="center" w:tblpY="130"/>
        <w:tblW w:w="0" w:type="auto"/>
        <w:tblLook w:val="04A0" w:firstRow="1" w:lastRow="0" w:firstColumn="1" w:lastColumn="0" w:noHBand="0" w:noVBand="1"/>
      </w:tblPr>
      <w:tblGrid>
        <w:gridCol w:w="1201"/>
        <w:gridCol w:w="4095"/>
      </w:tblGrid>
      <w:tr w:rsidR="00B90C4F" w:rsidRPr="004C3F24" w14:paraId="168DF611" w14:textId="77777777" w:rsidTr="009B7F9D">
        <w:trPr>
          <w:trHeight w:val="447"/>
        </w:trPr>
        <w:tc>
          <w:tcPr>
            <w:tcW w:w="1201" w:type="dxa"/>
          </w:tcPr>
          <w:p w14:paraId="78B353E5" w14:textId="60119FB3" w:rsidR="00B90C4F" w:rsidRPr="004C3F24" w:rsidRDefault="00B90C4F" w:rsidP="00B90C4F">
            <w:pPr>
              <w:jc w:val="center"/>
              <w:rPr>
                <w:rFonts w:ascii="Times New Roman" w:hAnsi="Times New Roman" w:cs="Times New Roman"/>
                <w:b/>
                <w:bCs/>
                <w:sz w:val="28"/>
                <w:szCs w:val="28"/>
              </w:rPr>
            </w:pPr>
            <w:r w:rsidRPr="004C3F24">
              <w:rPr>
                <w:rFonts w:ascii="Times New Roman" w:hAnsi="Times New Roman" w:cs="Times New Roman"/>
                <w:b/>
                <w:bCs/>
                <w:sz w:val="28"/>
                <w:szCs w:val="28"/>
              </w:rPr>
              <w:t>Sno</w:t>
            </w:r>
          </w:p>
        </w:tc>
        <w:tc>
          <w:tcPr>
            <w:tcW w:w="4095" w:type="dxa"/>
          </w:tcPr>
          <w:p w14:paraId="12A672C7" w14:textId="30E8ECCC" w:rsidR="00B90C4F" w:rsidRPr="004C3F24" w:rsidRDefault="00B90C4F" w:rsidP="00B90C4F">
            <w:pPr>
              <w:jc w:val="center"/>
              <w:rPr>
                <w:rFonts w:ascii="Times New Roman" w:hAnsi="Times New Roman" w:cs="Times New Roman"/>
                <w:b/>
                <w:bCs/>
                <w:sz w:val="28"/>
                <w:szCs w:val="28"/>
              </w:rPr>
            </w:pPr>
            <w:r w:rsidRPr="004C3F24">
              <w:rPr>
                <w:rFonts w:ascii="Times New Roman" w:hAnsi="Times New Roman" w:cs="Times New Roman"/>
                <w:b/>
                <w:bCs/>
                <w:sz w:val="28"/>
                <w:szCs w:val="28"/>
              </w:rPr>
              <w:t>Content</w:t>
            </w:r>
          </w:p>
        </w:tc>
      </w:tr>
      <w:tr w:rsidR="00B90C4F" w:rsidRPr="004C3F24" w14:paraId="1AAE237C" w14:textId="77777777" w:rsidTr="009B7F9D">
        <w:trPr>
          <w:trHeight w:val="430"/>
        </w:trPr>
        <w:tc>
          <w:tcPr>
            <w:tcW w:w="1201" w:type="dxa"/>
          </w:tcPr>
          <w:p w14:paraId="5F259F60" w14:textId="72D12074" w:rsidR="00B90C4F" w:rsidRPr="004C3F24" w:rsidRDefault="00B90C4F" w:rsidP="00B90C4F">
            <w:pPr>
              <w:jc w:val="center"/>
              <w:rPr>
                <w:rFonts w:ascii="Times New Roman" w:hAnsi="Times New Roman" w:cs="Times New Roman"/>
                <w:sz w:val="28"/>
                <w:szCs w:val="28"/>
              </w:rPr>
            </w:pPr>
            <w:r w:rsidRPr="004C3F24">
              <w:rPr>
                <w:rFonts w:ascii="Times New Roman" w:hAnsi="Times New Roman" w:cs="Times New Roman"/>
                <w:sz w:val="28"/>
                <w:szCs w:val="28"/>
              </w:rPr>
              <w:t>1</w:t>
            </w:r>
          </w:p>
        </w:tc>
        <w:tc>
          <w:tcPr>
            <w:tcW w:w="4095" w:type="dxa"/>
          </w:tcPr>
          <w:p w14:paraId="415FFE5E" w14:textId="332FA1BA" w:rsidR="00B90C4F" w:rsidRPr="004C3F24" w:rsidRDefault="00B90C4F" w:rsidP="00B90C4F">
            <w:pPr>
              <w:jc w:val="center"/>
              <w:rPr>
                <w:rFonts w:ascii="Times New Roman" w:hAnsi="Times New Roman" w:cs="Times New Roman"/>
                <w:sz w:val="28"/>
                <w:szCs w:val="28"/>
              </w:rPr>
            </w:pPr>
            <w:r w:rsidRPr="004C3F24">
              <w:rPr>
                <w:rFonts w:ascii="Times New Roman" w:hAnsi="Times New Roman" w:cs="Times New Roman"/>
                <w:sz w:val="28"/>
                <w:szCs w:val="28"/>
              </w:rPr>
              <w:t>Table of Figures (or) Graphs</w:t>
            </w:r>
          </w:p>
        </w:tc>
      </w:tr>
      <w:tr w:rsidR="00B90C4F" w:rsidRPr="004C3F24" w14:paraId="22A78F76" w14:textId="77777777" w:rsidTr="009B7F9D">
        <w:trPr>
          <w:trHeight w:val="447"/>
        </w:trPr>
        <w:tc>
          <w:tcPr>
            <w:tcW w:w="1201" w:type="dxa"/>
          </w:tcPr>
          <w:p w14:paraId="2593FC87" w14:textId="455C29F9" w:rsidR="00B90C4F" w:rsidRPr="004C3F24" w:rsidRDefault="00B90C4F" w:rsidP="00B90C4F">
            <w:pPr>
              <w:jc w:val="center"/>
              <w:rPr>
                <w:rFonts w:ascii="Times New Roman" w:hAnsi="Times New Roman" w:cs="Times New Roman"/>
                <w:sz w:val="28"/>
                <w:szCs w:val="28"/>
              </w:rPr>
            </w:pPr>
            <w:r w:rsidRPr="004C3F24">
              <w:rPr>
                <w:rFonts w:ascii="Times New Roman" w:hAnsi="Times New Roman" w:cs="Times New Roman"/>
                <w:sz w:val="28"/>
                <w:szCs w:val="28"/>
              </w:rPr>
              <w:t>2</w:t>
            </w:r>
          </w:p>
        </w:tc>
        <w:tc>
          <w:tcPr>
            <w:tcW w:w="4095" w:type="dxa"/>
          </w:tcPr>
          <w:p w14:paraId="394B8E86" w14:textId="5DC90B63" w:rsidR="00B90C4F" w:rsidRPr="004C3F24" w:rsidRDefault="00B90C4F" w:rsidP="00B90C4F">
            <w:pPr>
              <w:jc w:val="center"/>
              <w:rPr>
                <w:rFonts w:ascii="Times New Roman" w:hAnsi="Times New Roman" w:cs="Times New Roman"/>
                <w:sz w:val="28"/>
                <w:szCs w:val="28"/>
              </w:rPr>
            </w:pPr>
            <w:r w:rsidRPr="004C3F24">
              <w:rPr>
                <w:rFonts w:ascii="Times New Roman" w:hAnsi="Times New Roman" w:cs="Times New Roman"/>
                <w:sz w:val="28"/>
                <w:szCs w:val="28"/>
              </w:rPr>
              <w:t>Abstract</w:t>
            </w:r>
          </w:p>
        </w:tc>
      </w:tr>
      <w:tr w:rsidR="00B90C4F" w:rsidRPr="004C3F24" w14:paraId="3A1F77CD" w14:textId="77777777" w:rsidTr="009B7F9D">
        <w:trPr>
          <w:trHeight w:val="447"/>
        </w:trPr>
        <w:tc>
          <w:tcPr>
            <w:tcW w:w="1201" w:type="dxa"/>
          </w:tcPr>
          <w:p w14:paraId="1137611C" w14:textId="04C6AC8F" w:rsidR="00B90C4F" w:rsidRPr="004C3F24" w:rsidRDefault="00B90C4F" w:rsidP="00B90C4F">
            <w:pPr>
              <w:jc w:val="center"/>
              <w:rPr>
                <w:rFonts w:ascii="Times New Roman" w:hAnsi="Times New Roman" w:cs="Times New Roman"/>
                <w:sz w:val="28"/>
                <w:szCs w:val="28"/>
              </w:rPr>
            </w:pPr>
            <w:r w:rsidRPr="004C3F24">
              <w:rPr>
                <w:rFonts w:ascii="Times New Roman" w:hAnsi="Times New Roman" w:cs="Times New Roman"/>
                <w:sz w:val="28"/>
                <w:szCs w:val="28"/>
              </w:rPr>
              <w:t>3</w:t>
            </w:r>
          </w:p>
        </w:tc>
        <w:tc>
          <w:tcPr>
            <w:tcW w:w="4095" w:type="dxa"/>
          </w:tcPr>
          <w:p w14:paraId="1CBA5C4B" w14:textId="61AA51CC" w:rsidR="00AD4BA4" w:rsidRPr="00AD4BA4" w:rsidRDefault="00B90C4F" w:rsidP="00AD4BA4">
            <w:pPr>
              <w:jc w:val="center"/>
              <w:rPr>
                <w:rFonts w:ascii="Times New Roman" w:hAnsi="Times New Roman" w:cs="Times New Roman"/>
                <w:sz w:val="28"/>
                <w:szCs w:val="28"/>
              </w:rPr>
            </w:pPr>
            <w:r w:rsidRPr="004C3F24">
              <w:rPr>
                <w:rFonts w:ascii="Times New Roman" w:hAnsi="Times New Roman" w:cs="Times New Roman"/>
                <w:sz w:val="28"/>
                <w:szCs w:val="28"/>
              </w:rPr>
              <w:t>Chapter’s</w:t>
            </w:r>
          </w:p>
          <w:p w14:paraId="14952E57" w14:textId="20670430" w:rsidR="00AD4BA4" w:rsidRPr="004C3F24" w:rsidRDefault="00AD4BA4" w:rsidP="00B90C4F">
            <w:pPr>
              <w:jc w:val="center"/>
              <w:rPr>
                <w:rFonts w:ascii="Times New Roman" w:hAnsi="Times New Roman" w:cs="Times New Roman"/>
                <w:sz w:val="28"/>
                <w:szCs w:val="28"/>
              </w:rPr>
            </w:pPr>
          </w:p>
        </w:tc>
      </w:tr>
      <w:tr w:rsidR="00B90C4F" w:rsidRPr="004C3F24" w14:paraId="30C99FC9" w14:textId="77777777" w:rsidTr="009B7F9D">
        <w:trPr>
          <w:trHeight w:val="430"/>
        </w:trPr>
        <w:tc>
          <w:tcPr>
            <w:tcW w:w="1201" w:type="dxa"/>
          </w:tcPr>
          <w:p w14:paraId="6443D627" w14:textId="63D02512" w:rsidR="00B90C4F" w:rsidRPr="004C3F24" w:rsidRDefault="00B90C4F" w:rsidP="00B90C4F">
            <w:pPr>
              <w:jc w:val="center"/>
              <w:rPr>
                <w:rFonts w:ascii="Times New Roman" w:hAnsi="Times New Roman" w:cs="Times New Roman"/>
                <w:sz w:val="28"/>
                <w:szCs w:val="28"/>
              </w:rPr>
            </w:pPr>
            <w:r w:rsidRPr="004C3F24">
              <w:rPr>
                <w:rFonts w:ascii="Times New Roman" w:hAnsi="Times New Roman" w:cs="Times New Roman"/>
                <w:sz w:val="28"/>
                <w:szCs w:val="28"/>
              </w:rPr>
              <w:t>4</w:t>
            </w:r>
          </w:p>
        </w:tc>
        <w:tc>
          <w:tcPr>
            <w:tcW w:w="4095" w:type="dxa"/>
          </w:tcPr>
          <w:p w14:paraId="3878926F" w14:textId="77777777" w:rsidR="00B90C4F" w:rsidRPr="004C3F24" w:rsidRDefault="00B90C4F" w:rsidP="00B90C4F">
            <w:pPr>
              <w:jc w:val="center"/>
              <w:rPr>
                <w:rFonts w:ascii="Times New Roman" w:hAnsi="Times New Roman" w:cs="Times New Roman"/>
                <w:sz w:val="28"/>
                <w:szCs w:val="28"/>
              </w:rPr>
            </w:pPr>
            <w:r w:rsidRPr="004C3F24">
              <w:rPr>
                <w:rFonts w:ascii="Times New Roman" w:hAnsi="Times New Roman" w:cs="Times New Roman"/>
                <w:sz w:val="28"/>
                <w:szCs w:val="28"/>
              </w:rPr>
              <w:t>Complete Code</w:t>
            </w:r>
          </w:p>
          <w:p w14:paraId="197B787A" w14:textId="47BBEA1C" w:rsidR="00B90C4F" w:rsidRPr="004C3F24" w:rsidRDefault="00B90C4F" w:rsidP="00B90C4F">
            <w:pPr>
              <w:jc w:val="center"/>
              <w:rPr>
                <w:rFonts w:ascii="Times New Roman" w:hAnsi="Times New Roman" w:cs="Times New Roman"/>
                <w:sz w:val="28"/>
                <w:szCs w:val="28"/>
              </w:rPr>
            </w:pPr>
            <w:r w:rsidRPr="004C3F24">
              <w:rPr>
                <w:rFonts w:ascii="Times New Roman" w:hAnsi="Times New Roman" w:cs="Times New Roman"/>
                <w:sz w:val="28"/>
                <w:szCs w:val="28"/>
              </w:rPr>
              <w:t>(Attached ipnyb file)</w:t>
            </w:r>
          </w:p>
        </w:tc>
      </w:tr>
      <w:tr w:rsidR="00B90C4F" w:rsidRPr="004C3F24" w14:paraId="2681E462" w14:textId="77777777" w:rsidTr="009B7F9D">
        <w:trPr>
          <w:trHeight w:val="430"/>
        </w:trPr>
        <w:tc>
          <w:tcPr>
            <w:tcW w:w="1201" w:type="dxa"/>
          </w:tcPr>
          <w:p w14:paraId="5AEA32A5" w14:textId="60235D37" w:rsidR="00B90C4F" w:rsidRPr="004C3F24" w:rsidRDefault="00B90C4F" w:rsidP="00B90C4F">
            <w:pPr>
              <w:jc w:val="center"/>
              <w:rPr>
                <w:rFonts w:ascii="Times New Roman" w:hAnsi="Times New Roman" w:cs="Times New Roman"/>
                <w:sz w:val="28"/>
                <w:szCs w:val="28"/>
              </w:rPr>
            </w:pPr>
            <w:r w:rsidRPr="004C3F24">
              <w:rPr>
                <w:rFonts w:ascii="Times New Roman" w:hAnsi="Times New Roman" w:cs="Times New Roman"/>
                <w:sz w:val="28"/>
                <w:szCs w:val="28"/>
              </w:rPr>
              <w:t>5</w:t>
            </w:r>
          </w:p>
        </w:tc>
        <w:tc>
          <w:tcPr>
            <w:tcW w:w="4095" w:type="dxa"/>
          </w:tcPr>
          <w:p w14:paraId="65A5D8FA" w14:textId="347BD107" w:rsidR="00B90C4F" w:rsidRPr="004C3F24" w:rsidRDefault="00B90C4F" w:rsidP="00B90C4F">
            <w:pPr>
              <w:jc w:val="center"/>
              <w:rPr>
                <w:rFonts w:ascii="Times New Roman" w:hAnsi="Times New Roman" w:cs="Times New Roman"/>
                <w:sz w:val="28"/>
                <w:szCs w:val="28"/>
              </w:rPr>
            </w:pPr>
            <w:r w:rsidRPr="004C3F24">
              <w:rPr>
                <w:rFonts w:ascii="Times New Roman" w:hAnsi="Times New Roman" w:cs="Times New Roman"/>
                <w:sz w:val="28"/>
                <w:szCs w:val="28"/>
              </w:rPr>
              <w:t>Conclusion</w:t>
            </w:r>
          </w:p>
        </w:tc>
      </w:tr>
    </w:tbl>
    <w:p w14:paraId="78A269EC" w14:textId="7D5C7510" w:rsidR="004E139E" w:rsidRPr="004C3F24" w:rsidRDefault="00B90C4F">
      <w:pPr>
        <w:rPr>
          <w:rFonts w:ascii="Times New Roman" w:hAnsi="Times New Roman" w:cs="Times New Roman"/>
          <w:sz w:val="28"/>
          <w:szCs w:val="28"/>
        </w:rPr>
      </w:pPr>
      <w:r w:rsidRPr="004C3F24">
        <w:rPr>
          <w:rFonts w:ascii="Times New Roman" w:hAnsi="Times New Roman" w:cs="Times New Roman"/>
          <w:sz w:val="28"/>
          <w:szCs w:val="28"/>
        </w:rPr>
        <w:t xml:space="preserve"> </w:t>
      </w:r>
    </w:p>
    <w:p w14:paraId="631104EF" w14:textId="77777777" w:rsidR="00B90C4F" w:rsidRPr="004C3F24" w:rsidRDefault="00B90C4F">
      <w:pPr>
        <w:rPr>
          <w:rFonts w:ascii="Times New Roman" w:hAnsi="Times New Roman" w:cs="Times New Roman"/>
          <w:sz w:val="24"/>
          <w:szCs w:val="24"/>
        </w:rPr>
      </w:pPr>
    </w:p>
    <w:p w14:paraId="09D60C22" w14:textId="77777777" w:rsidR="00B90C4F" w:rsidRPr="004C3F24" w:rsidRDefault="00B90C4F">
      <w:pPr>
        <w:rPr>
          <w:rFonts w:ascii="Times New Roman" w:hAnsi="Times New Roman" w:cs="Times New Roman"/>
          <w:sz w:val="24"/>
          <w:szCs w:val="24"/>
        </w:rPr>
      </w:pPr>
    </w:p>
    <w:p w14:paraId="464C7D3C" w14:textId="77777777" w:rsidR="00B90C4F" w:rsidRPr="004C3F24" w:rsidRDefault="00B90C4F">
      <w:pPr>
        <w:rPr>
          <w:rFonts w:ascii="Times New Roman" w:hAnsi="Times New Roman" w:cs="Times New Roman"/>
          <w:sz w:val="24"/>
          <w:szCs w:val="24"/>
        </w:rPr>
      </w:pPr>
    </w:p>
    <w:p w14:paraId="1C97C76D" w14:textId="77777777" w:rsidR="00B90C4F" w:rsidRPr="004C3F24" w:rsidRDefault="00B90C4F">
      <w:pPr>
        <w:rPr>
          <w:rFonts w:ascii="Times New Roman" w:hAnsi="Times New Roman" w:cs="Times New Roman"/>
          <w:sz w:val="24"/>
          <w:szCs w:val="24"/>
        </w:rPr>
      </w:pPr>
    </w:p>
    <w:p w14:paraId="3E7B2967" w14:textId="3E868D7F" w:rsidR="00B90C4F" w:rsidRPr="004C3F24" w:rsidRDefault="00B90C4F">
      <w:pPr>
        <w:rPr>
          <w:rFonts w:ascii="Times New Roman" w:hAnsi="Times New Roman" w:cs="Times New Roman"/>
          <w:sz w:val="24"/>
          <w:szCs w:val="24"/>
        </w:rPr>
      </w:pPr>
    </w:p>
    <w:p w14:paraId="3A7F067A" w14:textId="36284CCA" w:rsidR="004C3F24" w:rsidRPr="004C3F24" w:rsidRDefault="004C3F24">
      <w:pPr>
        <w:rPr>
          <w:rFonts w:ascii="Times New Roman" w:hAnsi="Times New Roman" w:cs="Times New Roman"/>
          <w:sz w:val="24"/>
          <w:szCs w:val="24"/>
        </w:rPr>
      </w:pPr>
    </w:p>
    <w:p w14:paraId="4316AC63" w14:textId="57E024FC" w:rsidR="004C3F24" w:rsidRPr="004C3F24" w:rsidRDefault="004C3F24">
      <w:pPr>
        <w:rPr>
          <w:rFonts w:ascii="Times New Roman" w:hAnsi="Times New Roman" w:cs="Times New Roman"/>
          <w:sz w:val="24"/>
          <w:szCs w:val="24"/>
        </w:rPr>
      </w:pPr>
    </w:p>
    <w:p w14:paraId="4670842C" w14:textId="7B5AB551" w:rsidR="004C3F24" w:rsidRPr="004C3F24" w:rsidRDefault="004C3F24" w:rsidP="004C3F24">
      <w:pPr>
        <w:pStyle w:val="ListParagraph"/>
        <w:numPr>
          <w:ilvl w:val="0"/>
          <w:numId w:val="1"/>
        </w:numPr>
        <w:rPr>
          <w:rFonts w:ascii="Times New Roman" w:hAnsi="Times New Roman" w:cs="Times New Roman"/>
          <w:b/>
          <w:bCs/>
          <w:sz w:val="28"/>
          <w:szCs w:val="28"/>
        </w:rPr>
      </w:pPr>
      <w:r w:rsidRPr="004C3F24">
        <w:rPr>
          <w:rFonts w:ascii="Times New Roman" w:hAnsi="Times New Roman" w:cs="Times New Roman"/>
          <w:b/>
          <w:bCs/>
          <w:sz w:val="28"/>
          <w:szCs w:val="28"/>
        </w:rPr>
        <w:t>TABLE OF FIGURES/GRAPHS</w:t>
      </w:r>
    </w:p>
    <w:p w14:paraId="61EAEA05" w14:textId="2FE68FE0" w:rsidR="004C3F24" w:rsidRPr="004C3F24" w:rsidRDefault="004C3F24" w:rsidP="004C3F24">
      <w:pPr>
        <w:pStyle w:val="ListParagraph"/>
        <w:rPr>
          <w:rFonts w:ascii="Times New Roman" w:hAnsi="Times New Roman" w:cs="Times New Roman"/>
          <w:b/>
          <w:bCs/>
          <w:sz w:val="28"/>
          <w:szCs w:val="28"/>
        </w:rPr>
      </w:pPr>
    </w:p>
    <w:tbl>
      <w:tblPr>
        <w:tblStyle w:val="TableGrid"/>
        <w:tblW w:w="0" w:type="auto"/>
        <w:jc w:val="center"/>
        <w:tblLook w:val="04A0" w:firstRow="1" w:lastRow="0" w:firstColumn="1" w:lastColumn="0" w:noHBand="0" w:noVBand="1"/>
      </w:tblPr>
      <w:tblGrid>
        <w:gridCol w:w="2509"/>
        <w:gridCol w:w="2509"/>
      </w:tblGrid>
      <w:tr w:rsidR="009B7F9D" w14:paraId="4DE72819" w14:textId="77777777" w:rsidTr="00AB44E6">
        <w:trPr>
          <w:trHeight w:val="389"/>
          <w:jc w:val="center"/>
        </w:trPr>
        <w:tc>
          <w:tcPr>
            <w:tcW w:w="2509" w:type="dxa"/>
          </w:tcPr>
          <w:p w14:paraId="631F61F9" w14:textId="4231B0F1" w:rsidR="009B7F9D" w:rsidRDefault="009B7F9D" w:rsidP="004C3F24">
            <w:pPr>
              <w:pStyle w:val="ListParagraph"/>
              <w:ind w:left="0" w:firstLine="0"/>
              <w:rPr>
                <w:rFonts w:ascii="Times New Roman" w:hAnsi="Times New Roman" w:cs="Times New Roman"/>
                <w:b/>
                <w:bCs/>
                <w:sz w:val="28"/>
                <w:szCs w:val="28"/>
              </w:rPr>
            </w:pPr>
            <w:r>
              <w:rPr>
                <w:rFonts w:ascii="Times New Roman" w:hAnsi="Times New Roman" w:cs="Times New Roman"/>
                <w:b/>
                <w:bCs/>
                <w:sz w:val="28"/>
                <w:szCs w:val="28"/>
              </w:rPr>
              <w:t xml:space="preserve"> Figure number</w:t>
            </w:r>
          </w:p>
        </w:tc>
        <w:tc>
          <w:tcPr>
            <w:tcW w:w="2509" w:type="dxa"/>
          </w:tcPr>
          <w:p w14:paraId="45FE754F" w14:textId="3633F256" w:rsidR="009B7F9D" w:rsidRDefault="009B7F9D" w:rsidP="004C3F24">
            <w:pPr>
              <w:pStyle w:val="ListParagraph"/>
              <w:ind w:left="0" w:firstLine="0"/>
              <w:rPr>
                <w:rFonts w:ascii="Times New Roman" w:hAnsi="Times New Roman" w:cs="Times New Roman"/>
                <w:b/>
                <w:bCs/>
                <w:sz w:val="28"/>
                <w:szCs w:val="28"/>
              </w:rPr>
            </w:pPr>
            <w:r>
              <w:rPr>
                <w:rFonts w:ascii="Times New Roman" w:hAnsi="Times New Roman" w:cs="Times New Roman"/>
                <w:b/>
                <w:bCs/>
                <w:sz w:val="28"/>
                <w:szCs w:val="28"/>
              </w:rPr>
              <w:t>Page No</w:t>
            </w:r>
          </w:p>
        </w:tc>
      </w:tr>
      <w:tr w:rsidR="009B7F9D" w14:paraId="529A6543" w14:textId="77777777" w:rsidTr="00AB44E6">
        <w:trPr>
          <w:trHeight w:val="389"/>
          <w:jc w:val="center"/>
        </w:trPr>
        <w:tc>
          <w:tcPr>
            <w:tcW w:w="2509" w:type="dxa"/>
          </w:tcPr>
          <w:p w14:paraId="4DE1307B" w14:textId="4077567E" w:rsidR="009B7F9D" w:rsidRPr="009B7F9D" w:rsidRDefault="009B7F9D" w:rsidP="008752B5">
            <w:pPr>
              <w:pStyle w:val="ListParagraph"/>
              <w:ind w:left="0" w:firstLine="0"/>
              <w:jc w:val="center"/>
              <w:rPr>
                <w:rFonts w:ascii="Times New Roman" w:hAnsi="Times New Roman" w:cs="Times New Roman"/>
                <w:sz w:val="28"/>
                <w:szCs w:val="28"/>
              </w:rPr>
            </w:pPr>
            <w:r>
              <w:rPr>
                <w:rFonts w:ascii="Times New Roman" w:hAnsi="Times New Roman" w:cs="Times New Roman"/>
                <w:sz w:val="28"/>
                <w:szCs w:val="28"/>
              </w:rPr>
              <w:t>Figure-1</w:t>
            </w:r>
          </w:p>
        </w:tc>
        <w:tc>
          <w:tcPr>
            <w:tcW w:w="2509" w:type="dxa"/>
          </w:tcPr>
          <w:p w14:paraId="530DC70F" w14:textId="7CCCEAFC" w:rsidR="009B7F9D" w:rsidRPr="009B7F9D" w:rsidRDefault="009B7F9D" w:rsidP="008752B5">
            <w:pPr>
              <w:pStyle w:val="ListParagraph"/>
              <w:ind w:left="0" w:firstLine="0"/>
              <w:jc w:val="center"/>
              <w:rPr>
                <w:rFonts w:ascii="Times New Roman" w:hAnsi="Times New Roman" w:cs="Times New Roman"/>
                <w:sz w:val="28"/>
                <w:szCs w:val="28"/>
              </w:rPr>
            </w:pPr>
            <w:r>
              <w:rPr>
                <w:rFonts w:ascii="Times New Roman" w:hAnsi="Times New Roman" w:cs="Times New Roman"/>
                <w:sz w:val="28"/>
                <w:szCs w:val="28"/>
              </w:rPr>
              <w:t>1</w:t>
            </w:r>
            <w:r w:rsidR="009F4AD3">
              <w:rPr>
                <w:rFonts w:ascii="Times New Roman" w:hAnsi="Times New Roman" w:cs="Times New Roman"/>
                <w:sz w:val="28"/>
                <w:szCs w:val="28"/>
              </w:rPr>
              <w:t>5</w:t>
            </w:r>
          </w:p>
        </w:tc>
      </w:tr>
      <w:tr w:rsidR="009B7F9D" w14:paraId="4C2D55B6" w14:textId="77777777" w:rsidTr="00AB44E6">
        <w:trPr>
          <w:trHeight w:val="389"/>
          <w:jc w:val="center"/>
        </w:trPr>
        <w:tc>
          <w:tcPr>
            <w:tcW w:w="2509" w:type="dxa"/>
          </w:tcPr>
          <w:p w14:paraId="11BAB7BA" w14:textId="3B32AAB3" w:rsidR="009B7F9D" w:rsidRDefault="009B7F9D" w:rsidP="008752B5">
            <w:pPr>
              <w:pStyle w:val="ListParagraph"/>
              <w:ind w:left="0" w:firstLine="0"/>
              <w:jc w:val="center"/>
              <w:rPr>
                <w:rFonts w:ascii="Times New Roman" w:hAnsi="Times New Roman" w:cs="Times New Roman"/>
                <w:sz w:val="28"/>
                <w:szCs w:val="28"/>
              </w:rPr>
            </w:pPr>
            <w:r>
              <w:rPr>
                <w:rFonts w:ascii="Times New Roman" w:hAnsi="Times New Roman" w:cs="Times New Roman"/>
                <w:sz w:val="28"/>
                <w:szCs w:val="28"/>
              </w:rPr>
              <w:t>Figure-2</w:t>
            </w:r>
          </w:p>
        </w:tc>
        <w:tc>
          <w:tcPr>
            <w:tcW w:w="2509" w:type="dxa"/>
          </w:tcPr>
          <w:p w14:paraId="43270D12" w14:textId="600CF5B0" w:rsidR="009B7F9D" w:rsidRDefault="009B7F9D" w:rsidP="008752B5">
            <w:pPr>
              <w:pStyle w:val="ListParagraph"/>
              <w:ind w:left="0" w:firstLine="0"/>
              <w:jc w:val="center"/>
              <w:rPr>
                <w:rFonts w:ascii="Times New Roman" w:hAnsi="Times New Roman" w:cs="Times New Roman"/>
                <w:sz w:val="28"/>
                <w:szCs w:val="28"/>
              </w:rPr>
            </w:pPr>
            <w:r>
              <w:rPr>
                <w:rFonts w:ascii="Times New Roman" w:hAnsi="Times New Roman" w:cs="Times New Roman"/>
                <w:sz w:val="28"/>
                <w:szCs w:val="28"/>
              </w:rPr>
              <w:t>1</w:t>
            </w:r>
            <w:r w:rsidR="009F4AD3">
              <w:rPr>
                <w:rFonts w:ascii="Times New Roman" w:hAnsi="Times New Roman" w:cs="Times New Roman"/>
                <w:sz w:val="28"/>
                <w:szCs w:val="28"/>
              </w:rPr>
              <w:t>7</w:t>
            </w:r>
          </w:p>
        </w:tc>
      </w:tr>
      <w:tr w:rsidR="009B7F9D" w14:paraId="18440D62" w14:textId="77777777" w:rsidTr="00AB44E6">
        <w:trPr>
          <w:trHeight w:val="389"/>
          <w:jc w:val="center"/>
        </w:trPr>
        <w:tc>
          <w:tcPr>
            <w:tcW w:w="2509" w:type="dxa"/>
          </w:tcPr>
          <w:p w14:paraId="18C434A4" w14:textId="43DDCCAB" w:rsidR="009B7F9D" w:rsidRDefault="009B7F9D" w:rsidP="008752B5">
            <w:pPr>
              <w:pStyle w:val="ListParagraph"/>
              <w:ind w:left="0" w:firstLine="0"/>
              <w:jc w:val="center"/>
              <w:rPr>
                <w:rFonts w:ascii="Times New Roman" w:hAnsi="Times New Roman" w:cs="Times New Roman"/>
                <w:sz w:val="28"/>
                <w:szCs w:val="28"/>
              </w:rPr>
            </w:pPr>
            <w:r>
              <w:rPr>
                <w:rFonts w:ascii="Times New Roman" w:hAnsi="Times New Roman" w:cs="Times New Roman"/>
                <w:sz w:val="28"/>
                <w:szCs w:val="28"/>
              </w:rPr>
              <w:t>Figure-3</w:t>
            </w:r>
            <w:r w:rsidR="00AB44E6">
              <w:rPr>
                <w:rFonts w:ascii="Times New Roman" w:hAnsi="Times New Roman" w:cs="Times New Roman"/>
                <w:sz w:val="28"/>
                <w:szCs w:val="28"/>
              </w:rPr>
              <w:t>1</w:t>
            </w:r>
          </w:p>
        </w:tc>
        <w:tc>
          <w:tcPr>
            <w:tcW w:w="2509" w:type="dxa"/>
          </w:tcPr>
          <w:p w14:paraId="3A2428F5" w14:textId="31F3D05C" w:rsidR="009B7F9D" w:rsidRDefault="009F4AD3" w:rsidP="008752B5">
            <w:pPr>
              <w:pStyle w:val="ListParagraph"/>
              <w:ind w:left="0" w:firstLine="0"/>
              <w:jc w:val="center"/>
              <w:rPr>
                <w:rFonts w:ascii="Times New Roman" w:hAnsi="Times New Roman" w:cs="Times New Roman"/>
                <w:sz w:val="28"/>
                <w:szCs w:val="28"/>
              </w:rPr>
            </w:pPr>
            <w:r>
              <w:rPr>
                <w:rFonts w:ascii="Times New Roman" w:hAnsi="Times New Roman" w:cs="Times New Roman"/>
                <w:sz w:val="28"/>
                <w:szCs w:val="28"/>
              </w:rPr>
              <w:t>18</w:t>
            </w:r>
          </w:p>
        </w:tc>
      </w:tr>
      <w:tr w:rsidR="009B7F9D" w14:paraId="01588DC6" w14:textId="77777777" w:rsidTr="00AB44E6">
        <w:trPr>
          <w:trHeight w:val="389"/>
          <w:jc w:val="center"/>
        </w:trPr>
        <w:tc>
          <w:tcPr>
            <w:tcW w:w="2509" w:type="dxa"/>
          </w:tcPr>
          <w:p w14:paraId="55EB7B73" w14:textId="546DEF48" w:rsidR="009B7F9D" w:rsidRDefault="009B7F9D" w:rsidP="008752B5">
            <w:pPr>
              <w:pStyle w:val="ListParagraph"/>
              <w:ind w:left="0" w:firstLine="0"/>
              <w:jc w:val="center"/>
              <w:rPr>
                <w:rFonts w:ascii="Times New Roman" w:hAnsi="Times New Roman" w:cs="Times New Roman"/>
                <w:sz w:val="28"/>
                <w:szCs w:val="28"/>
              </w:rPr>
            </w:pPr>
            <w:r>
              <w:rPr>
                <w:rFonts w:ascii="Times New Roman" w:hAnsi="Times New Roman" w:cs="Times New Roman"/>
                <w:sz w:val="28"/>
                <w:szCs w:val="28"/>
              </w:rPr>
              <w:t>Figure-4</w:t>
            </w:r>
          </w:p>
        </w:tc>
        <w:tc>
          <w:tcPr>
            <w:tcW w:w="2509" w:type="dxa"/>
          </w:tcPr>
          <w:p w14:paraId="45EBC7B0" w14:textId="4CBB93A3" w:rsidR="009B7F9D" w:rsidRDefault="009B7F9D" w:rsidP="008752B5">
            <w:pPr>
              <w:pStyle w:val="ListParagraph"/>
              <w:ind w:left="0" w:firstLine="0"/>
              <w:jc w:val="center"/>
              <w:rPr>
                <w:rFonts w:ascii="Times New Roman" w:hAnsi="Times New Roman" w:cs="Times New Roman"/>
                <w:sz w:val="28"/>
                <w:szCs w:val="28"/>
              </w:rPr>
            </w:pPr>
            <w:r>
              <w:rPr>
                <w:rFonts w:ascii="Times New Roman" w:hAnsi="Times New Roman" w:cs="Times New Roman"/>
                <w:sz w:val="28"/>
                <w:szCs w:val="28"/>
              </w:rPr>
              <w:t>1</w:t>
            </w:r>
            <w:r w:rsidR="009F4AD3">
              <w:rPr>
                <w:rFonts w:ascii="Times New Roman" w:hAnsi="Times New Roman" w:cs="Times New Roman"/>
                <w:sz w:val="28"/>
                <w:szCs w:val="28"/>
              </w:rPr>
              <w:t>8</w:t>
            </w:r>
          </w:p>
        </w:tc>
      </w:tr>
      <w:tr w:rsidR="009B7F9D" w14:paraId="31D92152" w14:textId="77777777" w:rsidTr="00AB44E6">
        <w:trPr>
          <w:trHeight w:val="389"/>
          <w:jc w:val="center"/>
        </w:trPr>
        <w:tc>
          <w:tcPr>
            <w:tcW w:w="2509" w:type="dxa"/>
          </w:tcPr>
          <w:p w14:paraId="6996E213" w14:textId="360A0988" w:rsidR="009B7F9D" w:rsidRDefault="009B7F9D" w:rsidP="008752B5">
            <w:pPr>
              <w:pStyle w:val="ListParagraph"/>
              <w:ind w:left="0" w:firstLine="0"/>
              <w:jc w:val="center"/>
              <w:rPr>
                <w:rFonts w:ascii="Times New Roman" w:hAnsi="Times New Roman" w:cs="Times New Roman"/>
                <w:sz w:val="28"/>
                <w:szCs w:val="28"/>
              </w:rPr>
            </w:pPr>
            <w:r>
              <w:rPr>
                <w:rFonts w:ascii="Times New Roman" w:hAnsi="Times New Roman" w:cs="Times New Roman"/>
                <w:sz w:val="28"/>
                <w:szCs w:val="28"/>
              </w:rPr>
              <w:t>Figure-5</w:t>
            </w:r>
          </w:p>
        </w:tc>
        <w:tc>
          <w:tcPr>
            <w:tcW w:w="2509" w:type="dxa"/>
          </w:tcPr>
          <w:p w14:paraId="5C6BE265" w14:textId="39A9F99E" w:rsidR="009B7F9D" w:rsidRDefault="009F4AD3" w:rsidP="008752B5">
            <w:pPr>
              <w:pStyle w:val="ListParagraph"/>
              <w:ind w:left="0" w:firstLine="0"/>
              <w:jc w:val="center"/>
              <w:rPr>
                <w:rFonts w:ascii="Times New Roman" w:hAnsi="Times New Roman" w:cs="Times New Roman"/>
                <w:sz w:val="28"/>
                <w:szCs w:val="28"/>
              </w:rPr>
            </w:pPr>
            <w:r>
              <w:rPr>
                <w:rFonts w:ascii="Times New Roman" w:hAnsi="Times New Roman" w:cs="Times New Roman"/>
                <w:sz w:val="28"/>
                <w:szCs w:val="28"/>
              </w:rPr>
              <w:t>19</w:t>
            </w:r>
          </w:p>
        </w:tc>
      </w:tr>
      <w:tr w:rsidR="009B7F9D" w14:paraId="3C89F57E" w14:textId="77777777" w:rsidTr="00AB44E6">
        <w:trPr>
          <w:trHeight w:val="389"/>
          <w:jc w:val="center"/>
        </w:trPr>
        <w:tc>
          <w:tcPr>
            <w:tcW w:w="2509" w:type="dxa"/>
          </w:tcPr>
          <w:p w14:paraId="3FF521F9" w14:textId="52FF61D7" w:rsidR="009B7F9D" w:rsidRDefault="009B7F9D" w:rsidP="008752B5">
            <w:pPr>
              <w:pStyle w:val="ListParagraph"/>
              <w:ind w:left="0" w:firstLine="0"/>
              <w:jc w:val="center"/>
              <w:rPr>
                <w:rFonts w:ascii="Times New Roman" w:hAnsi="Times New Roman" w:cs="Times New Roman"/>
                <w:sz w:val="28"/>
                <w:szCs w:val="28"/>
              </w:rPr>
            </w:pPr>
            <w:r>
              <w:rPr>
                <w:rFonts w:ascii="Times New Roman" w:hAnsi="Times New Roman" w:cs="Times New Roman"/>
                <w:sz w:val="28"/>
                <w:szCs w:val="28"/>
              </w:rPr>
              <w:t>Figure-6</w:t>
            </w:r>
          </w:p>
        </w:tc>
        <w:tc>
          <w:tcPr>
            <w:tcW w:w="2509" w:type="dxa"/>
          </w:tcPr>
          <w:p w14:paraId="3A251B02" w14:textId="72EC2B8E" w:rsidR="009B7F9D" w:rsidRDefault="009B7F9D" w:rsidP="008752B5">
            <w:pPr>
              <w:pStyle w:val="ListParagraph"/>
              <w:ind w:left="0" w:firstLine="0"/>
              <w:jc w:val="center"/>
              <w:rPr>
                <w:rFonts w:ascii="Times New Roman" w:hAnsi="Times New Roman" w:cs="Times New Roman"/>
                <w:sz w:val="28"/>
                <w:szCs w:val="28"/>
              </w:rPr>
            </w:pPr>
            <w:r>
              <w:rPr>
                <w:rFonts w:ascii="Times New Roman" w:hAnsi="Times New Roman" w:cs="Times New Roman"/>
                <w:sz w:val="28"/>
                <w:szCs w:val="28"/>
              </w:rPr>
              <w:t>2</w:t>
            </w:r>
            <w:r w:rsidR="009F4AD3">
              <w:rPr>
                <w:rFonts w:ascii="Times New Roman" w:hAnsi="Times New Roman" w:cs="Times New Roman"/>
                <w:sz w:val="28"/>
                <w:szCs w:val="28"/>
              </w:rPr>
              <w:t>0</w:t>
            </w:r>
          </w:p>
        </w:tc>
      </w:tr>
      <w:tr w:rsidR="009B7F9D" w14:paraId="2A92857D" w14:textId="77777777" w:rsidTr="00AB44E6">
        <w:trPr>
          <w:trHeight w:val="389"/>
          <w:jc w:val="center"/>
        </w:trPr>
        <w:tc>
          <w:tcPr>
            <w:tcW w:w="2509" w:type="dxa"/>
          </w:tcPr>
          <w:p w14:paraId="7BEEFF3A" w14:textId="3F19ACE1" w:rsidR="009B7F9D" w:rsidRDefault="009B7F9D" w:rsidP="008752B5">
            <w:pPr>
              <w:pStyle w:val="ListParagraph"/>
              <w:ind w:left="0" w:firstLine="0"/>
              <w:jc w:val="center"/>
              <w:rPr>
                <w:rFonts w:ascii="Times New Roman" w:hAnsi="Times New Roman" w:cs="Times New Roman"/>
                <w:sz w:val="28"/>
                <w:szCs w:val="28"/>
              </w:rPr>
            </w:pPr>
            <w:r>
              <w:rPr>
                <w:rFonts w:ascii="Times New Roman" w:hAnsi="Times New Roman" w:cs="Times New Roman"/>
                <w:sz w:val="28"/>
                <w:szCs w:val="28"/>
              </w:rPr>
              <w:t>Figure-7</w:t>
            </w:r>
          </w:p>
        </w:tc>
        <w:tc>
          <w:tcPr>
            <w:tcW w:w="2509" w:type="dxa"/>
          </w:tcPr>
          <w:p w14:paraId="1AC249B6" w14:textId="37A39895" w:rsidR="009B7F9D" w:rsidRDefault="009B7F9D" w:rsidP="008752B5">
            <w:pPr>
              <w:pStyle w:val="ListParagraph"/>
              <w:ind w:left="0" w:firstLine="0"/>
              <w:jc w:val="center"/>
              <w:rPr>
                <w:rFonts w:ascii="Times New Roman" w:hAnsi="Times New Roman" w:cs="Times New Roman"/>
                <w:sz w:val="28"/>
                <w:szCs w:val="28"/>
              </w:rPr>
            </w:pPr>
            <w:r>
              <w:rPr>
                <w:rFonts w:ascii="Times New Roman" w:hAnsi="Times New Roman" w:cs="Times New Roman"/>
                <w:sz w:val="28"/>
                <w:szCs w:val="28"/>
              </w:rPr>
              <w:t>2</w:t>
            </w:r>
            <w:r w:rsidR="009F4AD3">
              <w:rPr>
                <w:rFonts w:ascii="Times New Roman" w:hAnsi="Times New Roman" w:cs="Times New Roman"/>
                <w:sz w:val="28"/>
                <w:szCs w:val="28"/>
              </w:rPr>
              <w:t>1</w:t>
            </w:r>
          </w:p>
        </w:tc>
      </w:tr>
      <w:tr w:rsidR="009B7F9D" w14:paraId="0402D31F" w14:textId="77777777" w:rsidTr="00AB44E6">
        <w:trPr>
          <w:trHeight w:val="389"/>
          <w:jc w:val="center"/>
        </w:trPr>
        <w:tc>
          <w:tcPr>
            <w:tcW w:w="2509" w:type="dxa"/>
          </w:tcPr>
          <w:p w14:paraId="44A54739" w14:textId="3813B44D" w:rsidR="009B7F9D" w:rsidRDefault="009B7F9D" w:rsidP="008752B5">
            <w:pPr>
              <w:pStyle w:val="ListParagraph"/>
              <w:ind w:left="0" w:firstLine="0"/>
              <w:jc w:val="center"/>
              <w:rPr>
                <w:rFonts w:ascii="Times New Roman" w:hAnsi="Times New Roman" w:cs="Times New Roman"/>
                <w:sz w:val="28"/>
                <w:szCs w:val="28"/>
              </w:rPr>
            </w:pPr>
            <w:r>
              <w:rPr>
                <w:rFonts w:ascii="Times New Roman" w:hAnsi="Times New Roman" w:cs="Times New Roman"/>
                <w:sz w:val="28"/>
                <w:szCs w:val="28"/>
              </w:rPr>
              <w:t>Figure-8</w:t>
            </w:r>
          </w:p>
        </w:tc>
        <w:tc>
          <w:tcPr>
            <w:tcW w:w="2509" w:type="dxa"/>
          </w:tcPr>
          <w:p w14:paraId="13AA36BE" w14:textId="0F853EEE" w:rsidR="009B7F9D" w:rsidRDefault="009B7F9D" w:rsidP="008752B5">
            <w:pPr>
              <w:pStyle w:val="ListParagraph"/>
              <w:ind w:left="0" w:firstLine="0"/>
              <w:jc w:val="center"/>
              <w:rPr>
                <w:rFonts w:ascii="Times New Roman" w:hAnsi="Times New Roman" w:cs="Times New Roman"/>
                <w:sz w:val="28"/>
                <w:szCs w:val="28"/>
              </w:rPr>
            </w:pPr>
            <w:r>
              <w:rPr>
                <w:rFonts w:ascii="Times New Roman" w:hAnsi="Times New Roman" w:cs="Times New Roman"/>
                <w:sz w:val="28"/>
                <w:szCs w:val="28"/>
              </w:rPr>
              <w:t>2</w:t>
            </w:r>
            <w:r w:rsidR="009F4AD3">
              <w:rPr>
                <w:rFonts w:ascii="Times New Roman" w:hAnsi="Times New Roman" w:cs="Times New Roman"/>
                <w:sz w:val="28"/>
                <w:szCs w:val="28"/>
              </w:rPr>
              <w:t>2</w:t>
            </w:r>
          </w:p>
        </w:tc>
      </w:tr>
      <w:tr w:rsidR="009B7F9D" w14:paraId="49977BE5" w14:textId="77777777" w:rsidTr="00AB44E6">
        <w:trPr>
          <w:trHeight w:val="389"/>
          <w:jc w:val="center"/>
        </w:trPr>
        <w:tc>
          <w:tcPr>
            <w:tcW w:w="2509" w:type="dxa"/>
          </w:tcPr>
          <w:p w14:paraId="7B37376A" w14:textId="6E8125FA" w:rsidR="009B7F9D" w:rsidRDefault="009B7F9D" w:rsidP="008752B5">
            <w:pPr>
              <w:pStyle w:val="ListParagraph"/>
              <w:ind w:left="0" w:firstLine="0"/>
              <w:jc w:val="center"/>
              <w:rPr>
                <w:rFonts w:ascii="Times New Roman" w:hAnsi="Times New Roman" w:cs="Times New Roman"/>
                <w:sz w:val="28"/>
                <w:szCs w:val="28"/>
              </w:rPr>
            </w:pPr>
            <w:r>
              <w:rPr>
                <w:rFonts w:ascii="Times New Roman" w:hAnsi="Times New Roman" w:cs="Times New Roman"/>
                <w:sz w:val="28"/>
                <w:szCs w:val="28"/>
              </w:rPr>
              <w:t>Figure-9</w:t>
            </w:r>
          </w:p>
        </w:tc>
        <w:tc>
          <w:tcPr>
            <w:tcW w:w="2509" w:type="dxa"/>
          </w:tcPr>
          <w:p w14:paraId="1055E0A3" w14:textId="7CCB7F23" w:rsidR="009B7F9D" w:rsidRDefault="009B7F9D" w:rsidP="008752B5">
            <w:pPr>
              <w:pStyle w:val="ListParagraph"/>
              <w:ind w:left="0" w:firstLine="0"/>
              <w:jc w:val="center"/>
              <w:rPr>
                <w:rFonts w:ascii="Times New Roman" w:hAnsi="Times New Roman" w:cs="Times New Roman"/>
                <w:sz w:val="28"/>
                <w:szCs w:val="28"/>
              </w:rPr>
            </w:pPr>
            <w:r>
              <w:rPr>
                <w:rFonts w:ascii="Times New Roman" w:hAnsi="Times New Roman" w:cs="Times New Roman"/>
                <w:sz w:val="28"/>
                <w:szCs w:val="28"/>
              </w:rPr>
              <w:t>2</w:t>
            </w:r>
            <w:r w:rsidR="009F4AD3">
              <w:rPr>
                <w:rFonts w:ascii="Times New Roman" w:hAnsi="Times New Roman" w:cs="Times New Roman"/>
                <w:sz w:val="28"/>
                <w:szCs w:val="28"/>
              </w:rPr>
              <w:t>3</w:t>
            </w:r>
          </w:p>
        </w:tc>
      </w:tr>
      <w:tr w:rsidR="009B7F9D" w14:paraId="10DD5ADC" w14:textId="77777777" w:rsidTr="00AB44E6">
        <w:trPr>
          <w:trHeight w:val="389"/>
          <w:jc w:val="center"/>
        </w:trPr>
        <w:tc>
          <w:tcPr>
            <w:tcW w:w="2509" w:type="dxa"/>
          </w:tcPr>
          <w:p w14:paraId="2D7BFA15" w14:textId="37558096" w:rsidR="009B7F9D" w:rsidRDefault="009B7F9D" w:rsidP="008752B5">
            <w:pPr>
              <w:pStyle w:val="ListParagraph"/>
              <w:ind w:left="0" w:firstLine="0"/>
              <w:jc w:val="center"/>
              <w:rPr>
                <w:rFonts w:ascii="Times New Roman" w:hAnsi="Times New Roman" w:cs="Times New Roman"/>
                <w:sz w:val="28"/>
                <w:szCs w:val="28"/>
              </w:rPr>
            </w:pPr>
            <w:r>
              <w:rPr>
                <w:rFonts w:ascii="Times New Roman" w:hAnsi="Times New Roman" w:cs="Times New Roman"/>
                <w:sz w:val="28"/>
                <w:szCs w:val="28"/>
              </w:rPr>
              <w:t>Figure-10</w:t>
            </w:r>
          </w:p>
        </w:tc>
        <w:tc>
          <w:tcPr>
            <w:tcW w:w="2509" w:type="dxa"/>
          </w:tcPr>
          <w:p w14:paraId="0835BE97" w14:textId="1E7772BD" w:rsidR="009B7F9D" w:rsidRDefault="009B7F9D" w:rsidP="008752B5">
            <w:pPr>
              <w:pStyle w:val="ListParagraph"/>
              <w:ind w:left="0" w:firstLine="0"/>
              <w:jc w:val="center"/>
              <w:rPr>
                <w:rFonts w:ascii="Times New Roman" w:hAnsi="Times New Roman" w:cs="Times New Roman"/>
                <w:sz w:val="28"/>
                <w:szCs w:val="28"/>
              </w:rPr>
            </w:pPr>
            <w:r>
              <w:rPr>
                <w:rFonts w:ascii="Times New Roman" w:hAnsi="Times New Roman" w:cs="Times New Roman"/>
                <w:sz w:val="28"/>
                <w:szCs w:val="28"/>
              </w:rPr>
              <w:t>2</w:t>
            </w:r>
            <w:r w:rsidR="009F4AD3">
              <w:rPr>
                <w:rFonts w:ascii="Times New Roman" w:hAnsi="Times New Roman" w:cs="Times New Roman"/>
                <w:sz w:val="28"/>
                <w:szCs w:val="28"/>
              </w:rPr>
              <w:t>4</w:t>
            </w:r>
          </w:p>
        </w:tc>
      </w:tr>
      <w:tr w:rsidR="009B7F9D" w14:paraId="7E30D60A" w14:textId="77777777" w:rsidTr="00AB44E6">
        <w:trPr>
          <w:trHeight w:val="389"/>
          <w:jc w:val="center"/>
        </w:trPr>
        <w:tc>
          <w:tcPr>
            <w:tcW w:w="2509" w:type="dxa"/>
          </w:tcPr>
          <w:p w14:paraId="203798AF" w14:textId="63D98CB9" w:rsidR="009B7F9D" w:rsidRPr="009B7F9D" w:rsidRDefault="009B7F9D" w:rsidP="008752B5">
            <w:pPr>
              <w:jc w:val="center"/>
              <w:rPr>
                <w:rFonts w:ascii="Times New Roman" w:hAnsi="Times New Roman" w:cs="Times New Roman"/>
                <w:sz w:val="28"/>
                <w:szCs w:val="28"/>
              </w:rPr>
            </w:pPr>
            <w:r>
              <w:rPr>
                <w:rFonts w:ascii="Times New Roman" w:hAnsi="Times New Roman" w:cs="Times New Roman"/>
                <w:sz w:val="28"/>
                <w:szCs w:val="28"/>
              </w:rPr>
              <w:t>Figure-11</w:t>
            </w:r>
          </w:p>
        </w:tc>
        <w:tc>
          <w:tcPr>
            <w:tcW w:w="2509" w:type="dxa"/>
          </w:tcPr>
          <w:p w14:paraId="0FE924AE" w14:textId="3D3F2D4E" w:rsidR="009B7F9D" w:rsidRDefault="009B7F9D" w:rsidP="008752B5">
            <w:pPr>
              <w:pStyle w:val="ListParagraph"/>
              <w:ind w:left="0" w:firstLine="0"/>
              <w:jc w:val="center"/>
              <w:rPr>
                <w:rFonts w:ascii="Times New Roman" w:hAnsi="Times New Roman" w:cs="Times New Roman"/>
                <w:sz w:val="28"/>
                <w:szCs w:val="28"/>
              </w:rPr>
            </w:pPr>
            <w:r>
              <w:rPr>
                <w:rFonts w:ascii="Times New Roman" w:hAnsi="Times New Roman" w:cs="Times New Roman"/>
                <w:sz w:val="28"/>
                <w:szCs w:val="28"/>
              </w:rPr>
              <w:t>2</w:t>
            </w:r>
            <w:r w:rsidR="009F4AD3">
              <w:rPr>
                <w:rFonts w:ascii="Times New Roman" w:hAnsi="Times New Roman" w:cs="Times New Roman"/>
                <w:sz w:val="28"/>
                <w:szCs w:val="28"/>
              </w:rPr>
              <w:t>5</w:t>
            </w:r>
          </w:p>
        </w:tc>
      </w:tr>
      <w:tr w:rsidR="009B7F9D" w14:paraId="5C0B75BE" w14:textId="77777777" w:rsidTr="00AB44E6">
        <w:trPr>
          <w:trHeight w:val="389"/>
          <w:jc w:val="center"/>
        </w:trPr>
        <w:tc>
          <w:tcPr>
            <w:tcW w:w="2509" w:type="dxa"/>
          </w:tcPr>
          <w:p w14:paraId="2A8F9478" w14:textId="2BF89303" w:rsidR="009B7F9D" w:rsidRDefault="009B7F9D" w:rsidP="008752B5">
            <w:pPr>
              <w:pStyle w:val="ListParagraph"/>
              <w:ind w:left="0" w:firstLine="0"/>
              <w:jc w:val="center"/>
              <w:rPr>
                <w:rFonts w:ascii="Times New Roman" w:hAnsi="Times New Roman" w:cs="Times New Roman"/>
                <w:sz w:val="28"/>
                <w:szCs w:val="28"/>
              </w:rPr>
            </w:pPr>
            <w:r>
              <w:rPr>
                <w:rFonts w:ascii="Times New Roman" w:hAnsi="Times New Roman" w:cs="Times New Roman"/>
                <w:sz w:val="28"/>
                <w:szCs w:val="28"/>
              </w:rPr>
              <w:t>Figure-12</w:t>
            </w:r>
          </w:p>
        </w:tc>
        <w:tc>
          <w:tcPr>
            <w:tcW w:w="2509" w:type="dxa"/>
          </w:tcPr>
          <w:p w14:paraId="613F7F82" w14:textId="62C08460" w:rsidR="009B7F9D" w:rsidRDefault="009B7F9D" w:rsidP="008752B5">
            <w:pPr>
              <w:pStyle w:val="ListParagraph"/>
              <w:ind w:left="0" w:firstLine="0"/>
              <w:jc w:val="center"/>
              <w:rPr>
                <w:rFonts w:ascii="Times New Roman" w:hAnsi="Times New Roman" w:cs="Times New Roman"/>
                <w:sz w:val="28"/>
                <w:szCs w:val="28"/>
              </w:rPr>
            </w:pPr>
            <w:r>
              <w:rPr>
                <w:rFonts w:ascii="Times New Roman" w:hAnsi="Times New Roman" w:cs="Times New Roman"/>
                <w:sz w:val="28"/>
                <w:szCs w:val="28"/>
              </w:rPr>
              <w:t>2</w:t>
            </w:r>
            <w:r w:rsidR="009F4AD3">
              <w:rPr>
                <w:rFonts w:ascii="Times New Roman" w:hAnsi="Times New Roman" w:cs="Times New Roman"/>
                <w:sz w:val="28"/>
                <w:szCs w:val="28"/>
              </w:rPr>
              <w:t>6</w:t>
            </w:r>
          </w:p>
        </w:tc>
      </w:tr>
      <w:tr w:rsidR="009B7F9D" w14:paraId="28527EA5" w14:textId="77777777" w:rsidTr="00AB44E6">
        <w:trPr>
          <w:trHeight w:val="389"/>
          <w:jc w:val="center"/>
        </w:trPr>
        <w:tc>
          <w:tcPr>
            <w:tcW w:w="2509" w:type="dxa"/>
          </w:tcPr>
          <w:p w14:paraId="73F925A5" w14:textId="7A2CB2F4" w:rsidR="009B7F9D" w:rsidRDefault="009B7F9D" w:rsidP="008752B5">
            <w:pPr>
              <w:pStyle w:val="ListParagraph"/>
              <w:ind w:left="0" w:firstLine="0"/>
              <w:jc w:val="center"/>
              <w:rPr>
                <w:rFonts w:ascii="Times New Roman" w:hAnsi="Times New Roman" w:cs="Times New Roman"/>
                <w:sz w:val="28"/>
                <w:szCs w:val="28"/>
              </w:rPr>
            </w:pPr>
            <w:r>
              <w:rPr>
                <w:rFonts w:ascii="Times New Roman" w:hAnsi="Times New Roman" w:cs="Times New Roman"/>
                <w:sz w:val="28"/>
                <w:szCs w:val="28"/>
              </w:rPr>
              <w:t>Figure-13</w:t>
            </w:r>
          </w:p>
        </w:tc>
        <w:tc>
          <w:tcPr>
            <w:tcW w:w="2509" w:type="dxa"/>
          </w:tcPr>
          <w:p w14:paraId="38261723" w14:textId="27B5B574" w:rsidR="009B7F9D" w:rsidRDefault="008752B5" w:rsidP="008752B5">
            <w:pPr>
              <w:pStyle w:val="ListParagraph"/>
              <w:ind w:left="0" w:firstLine="0"/>
              <w:jc w:val="center"/>
              <w:rPr>
                <w:rFonts w:ascii="Times New Roman" w:hAnsi="Times New Roman" w:cs="Times New Roman"/>
                <w:sz w:val="28"/>
                <w:szCs w:val="28"/>
              </w:rPr>
            </w:pPr>
            <w:r>
              <w:rPr>
                <w:rFonts w:ascii="Times New Roman" w:hAnsi="Times New Roman" w:cs="Times New Roman"/>
                <w:sz w:val="28"/>
                <w:szCs w:val="28"/>
              </w:rPr>
              <w:t>3</w:t>
            </w:r>
            <w:r w:rsidR="009F4AD3">
              <w:rPr>
                <w:rFonts w:ascii="Times New Roman" w:hAnsi="Times New Roman" w:cs="Times New Roman"/>
                <w:sz w:val="28"/>
                <w:szCs w:val="28"/>
              </w:rPr>
              <w:t>4</w:t>
            </w:r>
          </w:p>
        </w:tc>
      </w:tr>
      <w:tr w:rsidR="009B7F9D" w14:paraId="7A6F0D5D" w14:textId="77777777" w:rsidTr="00AB44E6">
        <w:trPr>
          <w:trHeight w:val="389"/>
          <w:jc w:val="center"/>
        </w:trPr>
        <w:tc>
          <w:tcPr>
            <w:tcW w:w="2509" w:type="dxa"/>
          </w:tcPr>
          <w:p w14:paraId="7E62EF71" w14:textId="1FDA24D1" w:rsidR="009B7F9D" w:rsidRDefault="009B7F9D" w:rsidP="008752B5">
            <w:pPr>
              <w:pStyle w:val="ListParagraph"/>
              <w:ind w:left="0" w:firstLine="0"/>
              <w:jc w:val="center"/>
              <w:rPr>
                <w:rFonts w:ascii="Times New Roman" w:hAnsi="Times New Roman" w:cs="Times New Roman"/>
                <w:sz w:val="28"/>
                <w:szCs w:val="28"/>
              </w:rPr>
            </w:pPr>
            <w:r>
              <w:rPr>
                <w:rFonts w:ascii="Times New Roman" w:hAnsi="Times New Roman" w:cs="Times New Roman"/>
                <w:sz w:val="28"/>
                <w:szCs w:val="28"/>
              </w:rPr>
              <w:t>Figure-14</w:t>
            </w:r>
          </w:p>
        </w:tc>
        <w:tc>
          <w:tcPr>
            <w:tcW w:w="2509" w:type="dxa"/>
          </w:tcPr>
          <w:p w14:paraId="3488AD59" w14:textId="7CA2F300" w:rsidR="009B7F9D" w:rsidRDefault="008752B5" w:rsidP="008752B5">
            <w:pPr>
              <w:pStyle w:val="ListParagraph"/>
              <w:ind w:left="0" w:firstLine="0"/>
              <w:jc w:val="center"/>
              <w:rPr>
                <w:rFonts w:ascii="Times New Roman" w:hAnsi="Times New Roman" w:cs="Times New Roman"/>
                <w:sz w:val="28"/>
                <w:szCs w:val="28"/>
              </w:rPr>
            </w:pPr>
            <w:r>
              <w:rPr>
                <w:rFonts w:ascii="Times New Roman" w:hAnsi="Times New Roman" w:cs="Times New Roman"/>
                <w:sz w:val="28"/>
                <w:szCs w:val="28"/>
              </w:rPr>
              <w:t>3</w:t>
            </w:r>
            <w:r w:rsidR="009F4AD3">
              <w:rPr>
                <w:rFonts w:ascii="Times New Roman" w:hAnsi="Times New Roman" w:cs="Times New Roman"/>
                <w:sz w:val="28"/>
                <w:szCs w:val="28"/>
              </w:rPr>
              <w:t>6</w:t>
            </w:r>
          </w:p>
        </w:tc>
      </w:tr>
      <w:tr w:rsidR="009B7F9D" w14:paraId="25C664EF" w14:textId="77777777" w:rsidTr="00AB44E6">
        <w:trPr>
          <w:trHeight w:val="389"/>
          <w:jc w:val="center"/>
        </w:trPr>
        <w:tc>
          <w:tcPr>
            <w:tcW w:w="2509" w:type="dxa"/>
          </w:tcPr>
          <w:p w14:paraId="6CE77010" w14:textId="0EC3283E" w:rsidR="009B7F9D" w:rsidRDefault="009B7F9D" w:rsidP="008752B5">
            <w:pPr>
              <w:pStyle w:val="ListParagraph"/>
              <w:ind w:left="0" w:firstLine="0"/>
              <w:jc w:val="center"/>
              <w:rPr>
                <w:rFonts w:ascii="Times New Roman" w:hAnsi="Times New Roman" w:cs="Times New Roman"/>
                <w:sz w:val="28"/>
                <w:szCs w:val="28"/>
              </w:rPr>
            </w:pPr>
            <w:r>
              <w:rPr>
                <w:rFonts w:ascii="Times New Roman" w:hAnsi="Times New Roman" w:cs="Times New Roman"/>
                <w:sz w:val="28"/>
                <w:szCs w:val="28"/>
              </w:rPr>
              <w:t>Figure-15</w:t>
            </w:r>
          </w:p>
        </w:tc>
        <w:tc>
          <w:tcPr>
            <w:tcW w:w="2509" w:type="dxa"/>
          </w:tcPr>
          <w:p w14:paraId="05C305E9" w14:textId="4FF50C5E" w:rsidR="009B7F9D" w:rsidRDefault="008752B5" w:rsidP="008752B5">
            <w:pPr>
              <w:pStyle w:val="ListParagraph"/>
              <w:ind w:left="0" w:firstLine="0"/>
              <w:jc w:val="center"/>
              <w:rPr>
                <w:rFonts w:ascii="Times New Roman" w:hAnsi="Times New Roman" w:cs="Times New Roman"/>
                <w:sz w:val="28"/>
                <w:szCs w:val="28"/>
              </w:rPr>
            </w:pPr>
            <w:r>
              <w:rPr>
                <w:rFonts w:ascii="Times New Roman" w:hAnsi="Times New Roman" w:cs="Times New Roman"/>
                <w:sz w:val="28"/>
                <w:szCs w:val="28"/>
              </w:rPr>
              <w:t>3</w:t>
            </w:r>
            <w:r w:rsidR="009F4AD3">
              <w:rPr>
                <w:rFonts w:ascii="Times New Roman" w:hAnsi="Times New Roman" w:cs="Times New Roman"/>
                <w:sz w:val="28"/>
                <w:szCs w:val="28"/>
              </w:rPr>
              <w:t>7</w:t>
            </w:r>
          </w:p>
        </w:tc>
      </w:tr>
      <w:tr w:rsidR="009B7F9D" w14:paraId="0DAEC3FA" w14:textId="77777777" w:rsidTr="00AB44E6">
        <w:trPr>
          <w:trHeight w:val="389"/>
          <w:jc w:val="center"/>
        </w:trPr>
        <w:tc>
          <w:tcPr>
            <w:tcW w:w="2509" w:type="dxa"/>
          </w:tcPr>
          <w:p w14:paraId="3D78EDC2" w14:textId="6FEB7C7B" w:rsidR="009B7F9D" w:rsidRDefault="009B7F9D" w:rsidP="008752B5">
            <w:pPr>
              <w:pStyle w:val="ListParagraph"/>
              <w:ind w:left="0" w:firstLine="0"/>
              <w:jc w:val="center"/>
              <w:rPr>
                <w:rFonts w:ascii="Times New Roman" w:hAnsi="Times New Roman" w:cs="Times New Roman"/>
                <w:sz w:val="28"/>
                <w:szCs w:val="28"/>
              </w:rPr>
            </w:pPr>
            <w:r>
              <w:rPr>
                <w:rFonts w:ascii="Times New Roman" w:hAnsi="Times New Roman" w:cs="Times New Roman"/>
                <w:sz w:val="28"/>
                <w:szCs w:val="28"/>
              </w:rPr>
              <w:t>Figure-16</w:t>
            </w:r>
          </w:p>
        </w:tc>
        <w:tc>
          <w:tcPr>
            <w:tcW w:w="2509" w:type="dxa"/>
          </w:tcPr>
          <w:p w14:paraId="6345F401" w14:textId="16DDAFEC" w:rsidR="009B7F9D" w:rsidRDefault="008752B5" w:rsidP="008752B5">
            <w:pPr>
              <w:pStyle w:val="ListParagraph"/>
              <w:ind w:left="0" w:firstLine="0"/>
              <w:jc w:val="center"/>
              <w:rPr>
                <w:rFonts w:ascii="Times New Roman" w:hAnsi="Times New Roman" w:cs="Times New Roman"/>
                <w:sz w:val="28"/>
                <w:szCs w:val="28"/>
              </w:rPr>
            </w:pPr>
            <w:r>
              <w:rPr>
                <w:rFonts w:ascii="Times New Roman" w:hAnsi="Times New Roman" w:cs="Times New Roman"/>
                <w:sz w:val="28"/>
                <w:szCs w:val="28"/>
              </w:rPr>
              <w:t>3</w:t>
            </w:r>
            <w:r w:rsidR="009F4AD3">
              <w:rPr>
                <w:rFonts w:ascii="Times New Roman" w:hAnsi="Times New Roman" w:cs="Times New Roman"/>
                <w:sz w:val="28"/>
                <w:szCs w:val="28"/>
              </w:rPr>
              <w:t>8</w:t>
            </w:r>
          </w:p>
        </w:tc>
      </w:tr>
    </w:tbl>
    <w:p w14:paraId="4533947D" w14:textId="66D45B6C" w:rsidR="004C3F24" w:rsidRPr="009B7F9D" w:rsidRDefault="004C3F24" w:rsidP="009B7F9D">
      <w:pPr>
        <w:rPr>
          <w:rFonts w:ascii="Times New Roman" w:hAnsi="Times New Roman" w:cs="Times New Roman"/>
          <w:b/>
          <w:bCs/>
          <w:sz w:val="28"/>
          <w:szCs w:val="28"/>
        </w:rPr>
      </w:pPr>
    </w:p>
    <w:tbl>
      <w:tblPr>
        <w:tblStyle w:val="TableGrid"/>
        <w:tblpPr w:leftFromText="180" w:rightFromText="180" w:vertAnchor="text" w:horzAnchor="margin" w:tblpY="1880"/>
        <w:tblW w:w="9063" w:type="dxa"/>
        <w:tblLook w:val="04A0" w:firstRow="1" w:lastRow="0" w:firstColumn="1" w:lastColumn="0" w:noHBand="0" w:noVBand="1"/>
      </w:tblPr>
      <w:tblGrid>
        <w:gridCol w:w="867"/>
        <w:gridCol w:w="1832"/>
        <w:gridCol w:w="4098"/>
        <w:gridCol w:w="2266"/>
      </w:tblGrid>
      <w:tr w:rsidR="00385988" w:rsidRPr="00385988" w14:paraId="5373690D" w14:textId="77777777" w:rsidTr="00224049">
        <w:trPr>
          <w:trHeight w:val="891"/>
        </w:trPr>
        <w:tc>
          <w:tcPr>
            <w:tcW w:w="867" w:type="dxa"/>
          </w:tcPr>
          <w:p w14:paraId="479A9668" w14:textId="77777777" w:rsidR="003B0493" w:rsidRPr="00385988" w:rsidRDefault="003B0493" w:rsidP="00224049">
            <w:pPr>
              <w:pStyle w:val="ListParagraph"/>
              <w:tabs>
                <w:tab w:val="left" w:pos="2916"/>
              </w:tabs>
              <w:ind w:left="0" w:firstLine="0"/>
              <w:jc w:val="center"/>
              <w:rPr>
                <w:rFonts w:ascii="Times New Roman" w:hAnsi="Times New Roman" w:cs="Times New Roman"/>
                <w:b/>
                <w:bCs/>
                <w:color w:val="2E2E2E"/>
                <w:sz w:val="34"/>
                <w:szCs w:val="34"/>
              </w:rPr>
            </w:pPr>
            <w:r w:rsidRPr="00385988">
              <w:rPr>
                <w:rFonts w:ascii="Times New Roman" w:hAnsi="Times New Roman" w:cs="Times New Roman"/>
                <w:b/>
                <w:bCs/>
                <w:color w:val="2E2E2E"/>
                <w:sz w:val="34"/>
                <w:szCs w:val="34"/>
              </w:rPr>
              <w:lastRenderedPageBreak/>
              <w:t>Sno</w:t>
            </w:r>
          </w:p>
        </w:tc>
        <w:tc>
          <w:tcPr>
            <w:tcW w:w="1832" w:type="dxa"/>
          </w:tcPr>
          <w:p w14:paraId="1088E4C8" w14:textId="77777777" w:rsidR="003B0493" w:rsidRPr="00385988" w:rsidRDefault="003B0493" w:rsidP="00224049">
            <w:pPr>
              <w:pStyle w:val="ListParagraph"/>
              <w:tabs>
                <w:tab w:val="left" w:pos="2916"/>
              </w:tabs>
              <w:ind w:left="0" w:firstLine="0"/>
              <w:jc w:val="center"/>
              <w:rPr>
                <w:rFonts w:ascii="Times New Roman" w:hAnsi="Times New Roman" w:cs="Times New Roman"/>
                <w:b/>
                <w:bCs/>
                <w:color w:val="2E2E2E"/>
                <w:sz w:val="34"/>
                <w:szCs w:val="34"/>
              </w:rPr>
            </w:pPr>
            <w:r w:rsidRPr="00385988">
              <w:rPr>
                <w:rFonts w:ascii="Times New Roman" w:hAnsi="Times New Roman" w:cs="Times New Roman"/>
                <w:b/>
                <w:bCs/>
                <w:color w:val="2E2E2E"/>
                <w:sz w:val="34"/>
                <w:szCs w:val="34"/>
              </w:rPr>
              <w:t xml:space="preserve">Chapter </w:t>
            </w:r>
          </w:p>
        </w:tc>
        <w:tc>
          <w:tcPr>
            <w:tcW w:w="4098" w:type="dxa"/>
          </w:tcPr>
          <w:p w14:paraId="6EBD9928" w14:textId="77777777" w:rsidR="003B0493" w:rsidRPr="00385988" w:rsidRDefault="003B0493" w:rsidP="00224049">
            <w:pPr>
              <w:pStyle w:val="ListParagraph"/>
              <w:tabs>
                <w:tab w:val="left" w:pos="2916"/>
              </w:tabs>
              <w:ind w:left="0" w:firstLine="0"/>
              <w:jc w:val="center"/>
              <w:rPr>
                <w:rFonts w:ascii="Times New Roman" w:hAnsi="Times New Roman" w:cs="Times New Roman"/>
                <w:b/>
                <w:bCs/>
                <w:color w:val="2E2E2E"/>
                <w:sz w:val="34"/>
                <w:szCs w:val="34"/>
              </w:rPr>
            </w:pPr>
            <w:r w:rsidRPr="00385988">
              <w:rPr>
                <w:rFonts w:ascii="Times New Roman" w:hAnsi="Times New Roman" w:cs="Times New Roman"/>
                <w:b/>
                <w:bCs/>
                <w:color w:val="2E2E2E"/>
                <w:sz w:val="34"/>
                <w:szCs w:val="34"/>
              </w:rPr>
              <w:t>Topic covered</w:t>
            </w:r>
          </w:p>
        </w:tc>
        <w:tc>
          <w:tcPr>
            <w:tcW w:w="2266" w:type="dxa"/>
          </w:tcPr>
          <w:p w14:paraId="7AA97ED3" w14:textId="77777777" w:rsidR="003B0493" w:rsidRPr="00385988" w:rsidRDefault="003B0493" w:rsidP="00224049">
            <w:pPr>
              <w:pStyle w:val="ListParagraph"/>
              <w:tabs>
                <w:tab w:val="left" w:pos="2916"/>
              </w:tabs>
              <w:ind w:left="0" w:firstLine="0"/>
              <w:jc w:val="center"/>
              <w:rPr>
                <w:rFonts w:ascii="Times New Roman" w:hAnsi="Times New Roman" w:cs="Times New Roman"/>
                <w:b/>
                <w:bCs/>
                <w:color w:val="2E2E2E"/>
                <w:sz w:val="34"/>
                <w:szCs w:val="34"/>
              </w:rPr>
            </w:pPr>
            <w:r w:rsidRPr="00385988">
              <w:rPr>
                <w:rFonts w:ascii="Times New Roman" w:hAnsi="Times New Roman" w:cs="Times New Roman"/>
                <w:b/>
                <w:bCs/>
                <w:color w:val="2E2E2E"/>
                <w:sz w:val="34"/>
                <w:szCs w:val="34"/>
              </w:rPr>
              <w:t>Page No</w:t>
            </w:r>
          </w:p>
        </w:tc>
      </w:tr>
      <w:tr w:rsidR="00385988" w14:paraId="621AA1E1" w14:textId="77777777" w:rsidTr="00224049">
        <w:trPr>
          <w:trHeight w:val="568"/>
        </w:trPr>
        <w:tc>
          <w:tcPr>
            <w:tcW w:w="867" w:type="dxa"/>
          </w:tcPr>
          <w:p w14:paraId="0D91F011" w14:textId="77777777" w:rsidR="003B0493" w:rsidRDefault="003B0493" w:rsidP="00224049">
            <w:pPr>
              <w:pStyle w:val="ListParagraph"/>
              <w:tabs>
                <w:tab w:val="left" w:pos="2916"/>
              </w:tabs>
              <w:ind w:left="0" w:firstLine="0"/>
              <w:jc w:val="center"/>
              <w:rPr>
                <w:rFonts w:ascii="Times New Roman" w:hAnsi="Times New Roman" w:cs="Times New Roman"/>
                <w:color w:val="2E2E2E"/>
                <w:sz w:val="28"/>
                <w:szCs w:val="28"/>
              </w:rPr>
            </w:pPr>
            <w:r>
              <w:rPr>
                <w:rFonts w:ascii="Times New Roman" w:hAnsi="Times New Roman" w:cs="Times New Roman"/>
                <w:color w:val="2E2E2E"/>
                <w:sz w:val="28"/>
                <w:szCs w:val="28"/>
              </w:rPr>
              <w:t>1</w:t>
            </w:r>
          </w:p>
        </w:tc>
        <w:tc>
          <w:tcPr>
            <w:tcW w:w="1832" w:type="dxa"/>
          </w:tcPr>
          <w:p w14:paraId="32B37592" w14:textId="77777777" w:rsidR="003B0493" w:rsidRDefault="003B0493" w:rsidP="00224049">
            <w:pPr>
              <w:pStyle w:val="ListParagraph"/>
              <w:tabs>
                <w:tab w:val="left" w:pos="2916"/>
              </w:tabs>
              <w:ind w:left="0" w:firstLine="0"/>
              <w:jc w:val="center"/>
              <w:rPr>
                <w:rFonts w:ascii="Times New Roman" w:hAnsi="Times New Roman" w:cs="Times New Roman"/>
                <w:color w:val="2E2E2E"/>
                <w:sz w:val="28"/>
                <w:szCs w:val="28"/>
              </w:rPr>
            </w:pPr>
          </w:p>
        </w:tc>
        <w:tc>
          <w:tcPr>
            <w:tcW w:w="4098" w:type="dxa"/>
          </w:tcPr>
          <w:p w14:paraId="29B24120" w14:textId="77777777" w:rsidR="003B0493" w:rsidRDefault="003B0493" w:rsidP="00224049">
            <w:pPr>
              <w:pStyle w:val="ListParagraph"/>
              <w:tabs>
                <w:tab w:val="left" w:pos="2916"/>
              </w:tabs>
              <w:ind w:left="0" w:firstLine="0"/>
              <w:jc w:val="center"/>
              <w:rPr>
                <w:rFonts w:ascii="Times New Roman" w:hAnsi="Times New Roman" w:cs="Times New Roman"/>
                <w:color w:val="2E2E2E"/>
                <w:sz w:val="28"/>
                <w:szCs w:val="28"/>
              </w:rPr>
            </w:pPr>
            <w:r>
              <w:rPr>
                <w:rFonts w:ascii="Times New Roman" w:hAnsi="Times New Roman" w:cs="Times New Roman"/>
                <w:color w:val="2E2E2E"/>
                <w:sz w:val="28"/>
                <w:szCs w:val="28"/>
              </w:rPr>
              <w:t>Abstract</w:t>
            </w:r>
          </w:p>
        </w:tc>
        <w:tc>
          <w:tcPr>
            <w:tcW w:w="2266" w:type="dxa"/>
          </w:tcPr>
          <w:p w14:paraId="36792F5C" w14:textId="48CC1AD5" w:rsidR="003B0493" w:rsidRDefault="003B0493" w:rsidP="00224049">
            <w:pPr>
              <w:pStyle w:val="ListParagraph"/>
              <w:tabs>
                <w:tab w:val="left" w:pos="2916"/>
              </w:tabs>
              <w:ind w:left="0" w:firstLine="0"/>
              <w:jc w:val="center"/>
              <w:rPr>
                <w:rFonts w:ascii="Times New Roman" w:hAnsi="Times New Roman" w:cs="Times New Roman"/>
                <w:color w:val="2E2E2E"/>
                <w:sz w:val="28"/>
                <w:szCs w:val="28"/>
              </w:rPr>
            </w:pPr>
            <w:r>
              <w:rPr>
                <w:rFonts w:ascii="Times New Roman" w:hAnsi="Times New Roman" w:cs="Times New Roman"/>
                <w:color w:val="2E2E2E"/>
                <w:sz w:val="28"/>
                <w:szCs w:val="28"/>
              </w:rPr>
              <w:t>4-4</w:t>
            </w:r>
          </w:p>
        </w:tc>
      </w:tr>
      <w:tr w:rsidR="00385988" w14:paraId="45D2CE8E" w14:textId="77777777" w:rsidTr="00224049">
        <w:trPr>
          <w:trHeight w:val="891"/>
        </w:trPr>
        <w:tc>
          <w:tcPr>
            <w:tcW w:w="867" w:type="dxa"/>
          </w:tcPr>
          <w:p w14:paraId="32C11D30" w14:textId="77777777" w:rsidR="003B0493" w:rsidRDefault="003B0493" w:rsidP="00224049">
            <w:pPr>
              <w:pStyle w:val="ListParagraph"/>
              <w:tabs>
                <w:tab w:val="left" w:pos="2916"/>
              </w:tabs>
              <w:ind w:left="0" w:firstLine="0"/>
              <w:jc w:val="center"/>
              <w:rPr>
                <w:rFonts w:ascii="Times New Roman" w:hAnsi="Times New Roman" w:cs="Times New Roman"/>
                <w:color w:val="2E2E2E"/>
                <w:sz w:val="28"/>
                <w:szCs w:val="28"/>
              </w:rPr>
            </w:pPr>
            <w:r>
              <w:rPr>
                <w:rFonts w:ascii="Times New Roman" w:hAnsi="Times New Roman" w:cs="Times New Roman"/>
                <w:color w:val="2E2E2E"/>
                <w:sz w:val="28"/>
                <w:szCs w:val="28"/>
              </w:rPr>
              <w:t>2</w:t>
            </w:r>
          </w:p>
        </w:tc>
        <w:tc>
          <w:tcPr>
            <w:tcW w:w="1832" w:type="dxa"/>
          </w:tcPr>
          <w:p w14:paraId="35899C38" w14:textId="77777777" w:rsidR="003B0493" w:rsidRDefault="003B0493" w:rsidP="00224049">
            <w:pPr>
              <w:pStyle w:val="ListParagraph"/>
              <w:tabs>
                <w:tab w:val="left" w:pos="2916"/>
              </w:tabs>
              <w:ind w:left="0" w:firstLine="0"/>
              <w:jc w:val="center"/>
              <w:rPr>
                <w:rFonts w:ascii="Times New Roman" w:hAnsi="Times New Roman" w:cs="Times New Roman"/>
                <w:color w:val="2E2E2E"/>
                <w:sz w:val="28"/>
                <w:szCs w:val="28"/>
              </w:rPr>
            </w:pPr>
            <w:r>
              <w:rPr>
                <w:rFonts w:ascii="Times New Roman" w:hAnsi="Times New Roman" w:cs="Times New Roman"/>
                <w:color w:val="2E2E2E"/>
                <w:sz w:val="28"/>
                <w:szCs w:val="28"/>
              </w:rPr>
              <w:t>Chapter-1</w:t>
            </w:r>
          </w:p>
        </w:tc>
        <w:tc>
          <w:tcPr>
            <w:tcW w:w="4098" w:type="dxa"/>
          </w:tcPr>
          <w:p w14:paraId="7B3AEBC1" w14:textId="77777777" w:rsidR="003B0493" w:rsidRDefault="003B0493" w:rsidP="00224049">
            <w:pPr>
              <w:pStyle w:val="ListParagraph"/>
              <w:tabs>
                <w:tab w:val="left" w:pos="2916"/>
              </w:tabs>
              <w:ind w:left="0" w:firstLine="0"/>
              <w:jc w:val="center"/>
              <w:rPr>
                <w:rFonts w:ascii="Times New Roman" w:hAnsi="Times New Roman" w:cs="Times New Roman"/>
                <w:color w:val="2E2E2E"/>
                <w:sz w:val="28"/>
                <w:szCs w:val="28"/>
              </w:rPr>
            </w:pPr>
            <w:r>
              <w:rPr>
                <w:rFonts w:ascii="Times New Roman" w:hAnsi="Times New Roman" w:cs="Times New Roman"/>
                <w:color w:val="2E2E2E"/>
                <w:sz w:val="28"/>
                <w:szCs w:val="28"/>
              </w:rPr>
              <w:t xml:space="preserve">Datasets used in Analysis </w:t>
            </w:r>
          </w:p>
        </w:tc>
        <w:tc>
          <w:tcPr>
            <w:tcW w:w="2266" w:type="dxa"/>
          </w:tcPr>
          <w:p w14:paraId="1E733C08" w14:textId="77777777" w:rsidR="003B0493" w:rsidRDefault="003B0493" w:rsidP="00224049">
            <w:pPr>
              <w:pStyle w:val="ListParagraph"/>
              <w:tabs>
                <w:tab w:val="left" w:pos="2916"/>
              </w:tabs>
              <w:ind w:left="0" w:firstLine="0"/>
              <w:jc w:val="center"/>
              <w:rPr>
                <w:rFonts w:ascii="Times New Roman" w:hAnsi="Times New Roman" w:cs="Times New Roman"/>
                <w:color w:val="2E2E2E"/>
                <w:sz w:val="28"/>
                <w:szCs w:val="28"/>
              </w:rPr>
            </w:pPr>
            <w:r>
              <w:rPr>
                <w:rFonts w:ascii="Times New Roman" w:hAnsi="Times New Roman" w:cs="Times New Roman"/>
                <w:color w:val="2E2E2E"/>
                <w:sz w:val="28"/>
                <w:szCs w:val="28"/>
              </w:rPr>
              <w:t>5-5</w:t>
            </w:r>
          </w:p>
        </w:tc>
      </w:tr>
      <w:tr w:rsidR="00385988" w14:paraId="3339568E" w14:textId="77777777" w:rsidTr="00224049">
        <w:trPr>
          <w:trHeight w:val="782"/>
        </w:trPr>
        <w:tc>
          <w:tcPr>
            <w:tcW w:w="867" w:type="dxa"/>
          </w:tcPr>
          <w:p w14:paraId="434AFAA6" w14:textId="77777777" w:rsidR="003B0493" w:rsidRDefault="003B0493" w:rsidP="00224049">
            <w:pPr>
              <w:pStyle w:val="ListParagraph"/>
              <w:tabs>
                <w:tab w:val="left" w:pos="2916"/>
              </w:tabs>
              <w:ind w:left="0" w:firstLine="0"/>
              <w:jc w:val="center"/>
              <w:rPr>
                <w:rFonts w:ascii="Times New Roman" w:hAnsi="Times New Roman" w:cs="Times New Roman"/>
                <w:color w:val="2E2E2E"/>
                <w:sz w:val="28"/>
                <w:szCs w:val="28"/>
              </w:rPr>
            </w:pPr>
            <w:r>
              <w:rPr>
                <w:rFonts w:ascii="Times New Roman" w:hAnsi="Times New Roman" w:cs="Times New Roman"/>
                <w:color w:val="2E2E2E"/>
                <w:sz w:val="28"/>
                <w:szCs w:val="28"/>
              </w:rPr>
              <w:t>3</w:t>
            </w:r>
          </w:p>
        </w:tc>
        <w:tc>
          <w:tcPr>
            <w:tcW w:w="1832" w:type="dxa"/>
          </w:tcPr>
          <w:p w14:paraId="2E7E7CB6" w14:textId="77777777" w:rsidR="003B0493" w:rsidRDefault="003B0493" w:rsidP="00224049">
            <w:pPr>
              <w:pStyle w:val="ListParagraph"/>
              <w:tabs>
                <w:tab w:val="left" w:pos="2916"/>
              </w:tabs>
              <w:ind w:left="0" w:firstLine="0"/>
              <w:jc w:val="center"/>
              <w:rPr>
                <w:rFonts w:ascii="Times New Roman" w:hAnsi="Times New Roman" w:cs="Times New Roman"/>
                <w:color w:val="2E2E2E"/>
                <w:sz w:val="28"/>
                <w:szCs w:val="28"/>
              </w:rPr>
            </w:pPr>
            <w:r>
              <w:rPr>
                <w:rFonts w:ascii="Times New Roman" w:hAnsi="Times New Roman" w:cs="Times New Roman"/>
                <w:color w:val="2E2E2E"/>
                <w:sz w:val="28"/>
                <w:szCs w:val="28"/>
              </w:rPr>
              <w:t>Chapter-2</w:t>
            </w:r>
          </w:p>
        </w:tc>
        <w:tc>
          <w:tcPr>
            <w:tcW w:w="4098" w:type="dxa"/>
          </w:tcPr>
          <w:p w14:paraId="458313C1" w14:textId="7EE55D0B" w:rsidR="003B0493" w:rsidRDefault="003B0493" w:rsidP="00224049">
            <w:pPr>
              <w:pStyle w:val="ListParagraph"/>
              <w:tabs>
                <w:tab w:val="left" w:pos="2916"/>
              </w:tabs>
              <w:ind w:left="0" w:firstLine="0"/>
              <w:jc w:val="center"/>
              <w:rPr>
                <w:rFonts w:ascii="Times New Roman" w:hAnsi="Times New Roman" w:cs="Times New Roman"/>
                <w:color w:val="2E2E2E"/>
                <w:sz w:val="28"/>
                <w:szCs w:val="28"/>
              </w:rPr>
            </w:pPr>
            <w:r w:rsidRPr="00AD4BA4">
              <w:rPr>
                <w:rFonts w:ascii="Times New Roman" w:hAnsi="Times New Roman" w:cs="Times New Roman"/>
                <w:color w:val="2E2E2E"/>
                <w:sz w:val="28"/>
                <w:szCs w:val="28"/>
              </w:rPr>
              <w:t>Conditions applied on dataset for identifying diseas</w:t>
            </w:r>
            <w:r w:rsidR="00044C86">
              <w:rPr>
                <w:rFonts w:ascii="Times New Roman" w:hAnsi="Times New Roman" w:cs="Times New Roman"/>
                <w:color w:val="2E2E2E"/>
                <w:sz w:val="28"/>
                <w:szCs w:val="28"/>
              </w:rPr>
              <w:t>e</w:t>
            </w:r>
          </w:p>
        </w:tc>
        <w:tc>
          <w:tcPr>
            <w:tcW w:w="2266" w:type="dxa"/>
          </w:tcPr>
          <w:p w14:paraId="5099B173" w14:textId="01D3CCF9" w:rsidR="003B0493" w:rsidRDefault="003B0493" w:rsidP="00224049">
            <w:pPr>
              <w:pStyle w:val="ListParagraph"/>
              <w:tabs>
                <w:tab w:val="left" w:pos="2916"/>
              </w:tabs>
              <w:ind w:left="0" w:firstLine="0"/>
              <w:jc w:val="center"/>
              <w:rPr>
                <w:rFonts w:ascii="Times New Roman" w:hAnsi="Times New Roman" w:cs="Times New Roman"/>
                <w:color w:val="2E2E2E"/>
                <w:sz w:val="28"/>
                <w:szCs w:val="28"/>
              </w:rPr>
            </w:pPr>
            <w:r>
              <w:rPr>
                <w:rFonts w:ascii="Times New Roman" w:hAnsi="Times New Roman" w:cs="Times New Roman"/>
                <w:color w:val="2E2E2E"/>
                <w:sz w:val="28"/>
                <w:szCs w:val="28"/>
              </w:rPr>
              <w:t>6-</w:t>
            </w:r>
            <w:r w:rsidR="00F46AAA">
              <w:rPr>
                <w:rFonts w:ascii="Times New Roman" w:hAnsi="Times New Roman" w:cs="Times New Roman"/>
                <w:color w:val="2E2E2E"/>
                <w:sz w:val="28"/>
                <w:szCs w:val="28"/>
              </w:rPr>
              <w:t>6</w:t>
            </w:r>
          </w:p>
        </w:tc>
      </w:tr>
      <w:tr w:rsidR="00385988" w14:paraId="0AFC3558" w14:textId="77777777" w:rsidTr="00224049">
        <w:trPr>
          <w:trHeight w:val="924"/>
        </w:trPr>
        <w:tc>
          <w:tcPr>
            <w:tcW w:w="867" w:type="dxa"/>
          </w:tcPr>
          <w:p w14:paraId="39BA4DE4" w14:textId="77777777" w:rsidR="003B0493" w:rsidRDefault="003B0493" w:rsidP="00224049">
            <w:pPr>
              <w:pStyle w:val="ListParagraph"/>
              <w:tabs>
                <w:tab w:val="left" w:pos="2916"/>
              </w:tabs>
              <w:ind w:left="0" w:firstLine="0"/>
              <w:jc w:val="center"/>
              <w:rPr>
                <w:rFonts w:ascii="Times New Roman" w:hAnsi="Times New Roman" w:cs="Times New Roman"/>
                <w:color w:val="2E2E2E"/>
                <w:sz w:val="28"/>
                <w:szCs w:val="28"/>
              </w:rPr>
            </w:pPr>
            <w:r>
              <w:rPr>
                <w:rFonts w:ascii="Times New Roman" w:hAnsi="Times New Roman" w:cs="Times New Roman"/>
                <w:color w:val="2E2E2E"/>
                <w:sz w:val="28"/>
                <w:szCs w:val="28"/>
              </w:rPr>
              <w:t>4</w:t>
            </w:r>
          </w:p>
        </w:tc>
        <w:tc>
          <w:tcPr>
            <w:tcW w:w="1832" w:type="dxa"/>
          </w:tcPr>
          <w:p w14:paraId="3B4B0888" w14:textId="77777777" w:rsidR="003B0493" w:rsidRDefault="003B0493" w:rsidP="00224049">
            <w:pPr>
              <w:pStyle w:val="ListParagraph"/>
              <w:tabs>
                <w:tab w:val="left" w:pos="2916"/>
              </w:tabs>
              <w:ind w:left="0" w:firstLine="0"/>
              <w:jc w:val="center"/>
              <w:rPr>
                <w:rFonts w:ascii="Times New Roman" w:hAnsi="Times New Roman" w:cs="Times New Roman"/>
                <w:color w:val="2E2E2E"/>
                <w:sz w:val="28"/>
                <w:szCs w:val="28"/>
              </w:rPr>
            </w:pPr>
            <w:r>
              <w:rPr>
                <w:rFonts w:ascii="Times New Roman" w:hAnsi="Times New Roman" w:cs="Times New Roman"/>
                <w:color w:val="2E2E2E"/>
                <w:sz w:val="28"/>
                <w:szCs w:val="28"/>
              </w:rPr>
              <w:t>Chapter-3</w:t>
            </w:r>
          </w:p>
        </w:tc>
        <w:tc>
          <w:tcPr>
            <w:tcW w:w="4098" w:type="dxa"/>
          </w:tcPr>
          <w:p w14:paraId="4893280A" w14:textId="77777777" w:rsidR="003B0493" w:rsidRDefault="003B0493" w:rsidP="00224049">
            <w:pPr>
              <w:pStyle w:val="ListParagraph"/>
              <w:tabs>
                <w:tab w:val="left" w:pos="2916"/>
              </w:tabs>
              <w:ind w:left="0" w:firstLine="0"/>
              <w:jc w:val="center"/>
              <w:rPr>
                <w:rFonts w:ascii="Times New Roman" w:hAnsi="Times New Roman" w:cs="Times New Roman"/>
                <w:color w:val="2E2E2E"/>
                <w:sz w:val="28"/>
                <w:szCs w:val="28"/>
              </w:rPr>
            </w:pPr>
            <w:r w:rsidRPr="00AD4BA4">
              <w:rPr>
                <w:rFonts w:ascii="Times New Roman" w:hAnsi="Times New Roman" w:cs="Times New Roman"/>
                <w:color w:val="2E2E2E"/>
                <w:sz w:val="28"/>
                <w:szCs w:val="28"/>
              </w:rPr>
              <w:t>Creating and training a model</w:t>
            </w:r>
          </w:p>
        </w:tc>
        <w:tc>
          <w:tcPr>
            <w:tcW w:w="2266" w:type="dxa"/>
          </w:tcPr>
          <w:p w14:paraId="5073F148" w14:textId="62F58035" w:rsidR="003B0493" w:rsidRDefault="00F46AAA" w:rsidP="00224049">
            <w:pPr>
              <w:pStyle w:val="ListParagraph"/>
              <w:tabs>
                <w:tab w:val="left" w:pos="2916"/>
              </w:tabs>
              <w:ind w:left="0" w:firstLine="0"/>
              <w:jc w:val="center"/>
              <w:rPr>
                <w:rFonts w:ascii="Times New Roman" w:hAnsi="Times New Roman" w:cs="Times New Roman"/>
                <w:color w:val="2E2E2E"/>
                <w:sz w:val="28"/>
                <w:szCs w:val="28"/>
              </w:rPr>
            </w:pPr>
            <w:r>
              <w:rPr>
                <w:rFonts w:ascii="Times New Roman" w:hAnsi="Times New Roman" w:cs="Times New Roman"/>
                <w:color w:val="2E2E2E"/>
                <w:sz w:val="28"/>
                <w:szCs w:val="28"/>
              </w:rPr>
              <w:t>7</w:t>
            </w:r>
            <w:r w:rsidR="003B0493">
              <w:rPr>
                <w:rFonts w:ascii="Times New Roman" w:hAnsi="Times New Roman" w:cs="Times New Roman"/>
                <w:color w:val="2E2E2E"/>
                <w:sz w:val="28"/>
                <w:szCs w:val="28"/>
              </w:rPr>
              <w:t>-</w:t>
            </w:r>
            <w:r>
              <w:rPr>
                <w:rFonts w:ascii="Times New Roman" w:hAnsi="Times New Roman" w:cs="Times New Roman"/>
                <w:color w:val="2E2E2E"/>
                <w:sz w:val="28"/>
                <w:szCs w:val="28"/>
              </w:rPr>
              <w:t>7</w:t>
            </w:r>
          </w:p>
        </w:tc>
      </w:tr>
      <w:tr w:rsidR="00385988" w14:paraId="304DBDA7" w14:textId="77777777" w:rsidTr="00224049">
        <w:trPr>
          <w:trHeight w:val="800"/>
        </w:trPr>
        <w:tc>
          <w:tcPr>
            <w:tcW w:w="867" w:type="dxa"/>
          </w:tcPr>
          <w:p w14:paraId="089730D0" w14:textId="77777777" w:rsidR="003B0493" w:rsidRDefault="003B0493" w:rsidP="00224049">
            <w:pPr>
              <w:pStyle w:val="ListParagraph"/>
              <w:tabs>
                <w:tab w:val="left" w:pos="2916"/>
              </w:tabs>
              <w:ind w:left="0" w:firstLine="0"/>
              <w:jc w:val="center"/>
              <w:rPr>
                <w:rFonts w:ascii="Times New Roman" w:hAnsi="Times New Roman" w:cs="Times New Roman"/>
                <w:color w:val="2E2E2E"/>
                <w:sz w:val="28"/>
                <w:szCs w:val="28"/>
              </w:rPr>
            </w:pPr>
            <w:r>
              <w:rPr>
                <w:rFonts w:ascii="Times New Roman" w:hAnsi="Times New Roman" w:cs="Times New Roman"/>
                <w:color w:val="2E2E2E"/>
                <w:sz w:val="28"/>
                <w:szCs w:val="28"/>
              </w:rPr>
              <w:t>5</w:t>
            </w:r>
          </w:p>
        </w:tc>
        <w:tc>
          <w:tcPr>
            <w:tcW w:w="1832" w:type="dxa"/>
          </w:tcPr>
          <w:p w14:paraId="2B3845C0" w14:textId="77777777" w:rsidR="003B0493" w:rsidRDefault="003B0493" w:rsidP="00224049">
            <w:pPr>
              <w:pStyle w:val="ListParagraph"/>
              <w:tabs>
                <w:tab w:val="left" w:pos="2916"/>
              </w:tabs>
              <w:ind w:left="0" w:firstLine="0"/>
              <w:jc w:val="center"/>
              <w:rPr>
                <w:rFonts w:ascii="Times New Roman" w:hAnsi="Times New Roman" w:cs="Times New Roman"/>
                <w:color w:val="2E2E2E"/>
                <w:sz w:val="28"/>
                <w:szCs w:val="28"/>
              </w:rPr>
            </w:pPr>
            <w:r>
              <w:rPr>
                <w:rFonts w:ascii="Times New Roman" w:hAnsi="Times New Roman" w:cs="Times New Roman"/>
                <w:color w:val="2E2E2E"/>
                <w:sz w:val="28"/>
                <w:szCs w:val="28"/>
              </w:rPr>
              <w:t>Chapter-4</w:t>
            </w:r>
          </w:p>
        </w:tc>
        <w:tc>
          <w:tcPr>
            <w:tcW w:w="4098" w:type="dxa"/>
          </w:tcPr>
          <w:p w14:paraId="28D89458" w14:textId="77777777" w:rsidR="003B0493" w:rsidRDefault="003B0493" w:rsidP="00224049">
            <w:pPr>
              <w:pStyle w:val="ListParagraph"/>
              <w:tabs>
                <w:tab w:val="left" w:pos="2916"/>
              </w:tabs>
              <w:ind w:left="0" w:firstLine="0"/>
              <w:jc w:val="center"/>
              <w:rPr>
                <w:rFonts w:ascii="Times New Roman" w:hAnsi="Times New Roman" w:cs="Times New Roman"/>
                <w:color w:val="2E2E2E"/>
                <w:sz w:val="28"/>
                <w:szCs w:val="28"/>
              </w:rPr>
            </w:pPr>
            <w:r w:rsidRPr="00AD4BA4">
              <w:rPr>
                <w:rFonts w:ascii="Times New Roman" w:hAnsi="Times New Roman" w:cs="Times New Roman"/>
                <w:color w:val="2E2E2E"/>
                <w:sz w:val="28"/>
                <w:szCs w:val="28"/>
              </w:rPr>
              <w:t>Importing Data Visualization libraries in python</w:t>
            </w:r>
          </w:p>
        </w:tc>
        <w:tc>
          <w:tcPr>
            <w:tcW w:w="2266" w:type="dxa"/>
          </w:tcPr>
          <w:p w14:paraId="17BFB349" w14:textId="704BD58A" w:rsidR="003B0493" w:rsidRDefault="00F46AAA" w:rsidP="00224049">
            <w:pPr>
              <w:pStyle w:val="ListParagraph"/>
              <w:tabs>
                <w:tab w:val="left" w:pos="2916"/>
              </w:tabs>
              <w:ind w:left="0" w:firstLine="0"/>
              <w:jc w:val="center"/>
              <w:rPr>
                <w:rFonts w:ascii="Times New Roman" w:hAnsi="Times New Roman" w:cs="Times New Roman"/>
                <w:color w:val="2E2E2E"/>
                <w:sz w:val="28"/>
                <w:szCs w:val="28"/>
              </w:rPr>
            </w:pPr>
            <w:r>
              <w:rPr>
                <w:rFonts w:ascii="Times New Roman" w:hAnsi="Times New Roman" w:cs="Times New Roman"/>
                <w:color w:val="2E2E2E"/>
                <w:sz w:val="28"/>
                <w:szCs w:val="28"/>
              </w:rPr>
              <w:t>8</w:t>
            </w:r>
            <w:r w:rsidR="003B0493">
              <w:rPr>
                <w:rFonts w:ascii="Times New Roman" w:hAnsi="Times New Roman" w:cs="Times New Roman"/>
                <w:color w:val="2E2E2E"/>
                <w:sz w:val="28"/>
                <w:szCs w:val="28"/>
              </w:rPr>
              <w:t>-1</w:t>
            </w:r>
            <w:r>
              <w:rPr>
                <w:rFonts w:ascii="Times New Roman" w:hAnsi="Times New Roman" w:cs="Times New Roman"/>
                <w:color w:val="2E2E2E"/>
                <w:sz w:val="28"/>
                <w:szCs w:val="28"/>
              </w:rPr>
              <w:t>0</w:t>
            </w:r>
          </w:p>
        </w:tc>
      </w:tr>
      <w:tr w:rsidR="00385988" w14:paraId="02A27AA8" w14:textId="77777777" w:rsidTr="00224049">
        <w:trPr>
          <w:trHeight w:val="568"/>
        </w:trPr>
        <w:tc>
          <w:tcPr>
            <w:tcW w:w="867" w:type="dxa"/>
          </w:tcPr>
          <w:p w14:paraId="31718A1C" w14:textId="77777777" w:rsidR="003B0493" w:rsidRDefault="003B0493" w:rsidP="00224049">
            <w:pPr>
              <w:pStyle w:val="ListParagraph"/>
              <w:tabs>
                <w:tab w:val="left" w:pos="2916"/>
              </w:tabs>
              <w:ind w:left="0" w:firstLine="0"/>
              <w:jc w:val="center"/>
              <w:rPr>
                <w:rFonts w:ascii="Times New Roman" w:hAnsi="Times New Roman" w:cs="Times New Roman"/>
                <w:color w:val="2E2E2E"/>
                <w:sz w:val="28"/>
                <w:szCs w:val="28"/>
              </w:rPr>
            </w:pPr>
            <w:r>
              <w:rPr>
                <w:rFonts w:ascii="Times New Roman" w:hAnsi="Times New Roman" w:cs="Times New Roman"/>
                <w:color w:val="2E2E2E"/>
                <w:sz w:val="28"/>
                <w:szCs w:val="28"/>
              </w:rPr>
              <w:t>6</w:t>
            </w:r>
          </w:p>
        </w:tc>
        <w:tc>
          <w:tcPr>
            <w:tcW w:w="1832" w:type="dxa"/>
          </w:tcPr>
          <w:p w14:paraId="6BCC10DD" w14:textId="77777777" w:rsidR="003B0493" w:rsidRDefault="003B0493" w:rsidP="00224049">
            <w:pPr>
              <w:pStyle w:val="ListParagraph"/>
              <w:tabs>
                <w:tab w:val="left" w:pos="2916"/>
              </w:tabs>
              <w:ind w:left="0" w:firstLine="0"/>
              <w:jc w:val="center"/>
              <w:rPr>
                <w:rFonts w:ascii="Times New Roman" w:hAnsi="Times New Roman" w:cs="Times New Roman"/>
                <w:color w:val="2E2E2E"/>
                <w:sz w:val="28"/>
                <w:szCs w:val="28"/>
              </w:rPr>
            </w:pPr>
            <w:r>
              <w:rPr>
                <w:rFonts w:ascii="Times New Roman" w:hAnsi="Times New Roman" w:cs="Times New Roman"/>
                <w:color w:val="2E2E2E"/>
                <w:sz w:val="28"/>
                <w:szCs w:val="28"/>
              </w:rPr>
              <w:t>Chapter-5</w:t>
            </w:r>
          </w:p>
        </w:tc>
        <w:tc>
          <w:tcPr>
            <w:tcW w:w="4098" w:type="dxa"/>
          </w:tcPr>
          <w:p w14:paraId="0EAFCD13" w14:textId="77777777" w:rsidR="003B0493" w:rsidRDefault="003B0493" w:rsidP="00224049">
            <w:pPr>
              <w:pStyle w:val="ListParagraph"/>
              <w:tabs>
                <w:tab w:val="left" w:pos="2916"/>
              </w:tabs>
              <w:ind w:left="0" w:firstLine="0"/>
              <w:jc w:val="center"/>
              <w:rPr>
                <w:rFonts w:ascii="Times New Roman" w:hAnsi="Times New Roman" w:cs="Times New Roman"/>
                <w:color w:val="2E2E2E"/>
                <w:sz w:val="28"/>
                <w:szCs w:val="28"/>
              </w:rPr>
            </w:pPr>
            <w:r w:rsidRPr="00AD4BA4">
              <w:rPr>
                <w:rFonts w:ascii="Times New Roman" w:hAnsi="Times New Roman" w:cs="Times New Roman"/>
                <w:color w:val="2E2E2E"/>
                <w:sz w:val="28"/>
                <w:szCs w:val="28"/>
              </w:rPr>
              <w:t>Getting Familiar with the procedure</w:t>
            </w:r>
          </w:p>
        </w:tc>
        <w:tc>
          <w:tcPr>
            <w:tcW w:w="2266" w:type="dxa"/>
          </w:tcPr>
          <w:p w14:paraId="095AFCD7" w14:textId="583C7E72" w:rsidR="003B0493" w:rsidRDefault="003B0493" w:rsidP="00224049">
            <w:pPr>
              <w:pStyle w:val="ListParagraph"/>
              <w:tabs>
                <w:tab w:val="left" w:pos="2916"/>
              </w:tabs>
              <w:ind w:left="0" w:firstLine="0"/>
              <w:jc w:val="center"/>
              <w:rPr>
                <w:rFonts w:ascii="Times New Roman" w:hAnsi="Times New Roman" w:cs="Times New Roman"/>
                <w:color w:val="2E2E2E"/>
                <w:sz w:val="28"/>
                <w:szCs w:val="28"/>
              </w:rPr>
            </w:pPr>
            <w:r>
              <w:rPr>
                <w:rFonts w:ascii="Times New Roman" w:hAnsi="Times New Roman" w:cs="Times New Roman"/>
                <w:color w:val="2E2E2E"/>
                <w:sz w:val="28"/>
                <w:szCs w:val="28"/>
              </w:rPr>
              <w:t>1</w:t>
            </w:r>
            <w:r w:rsidR="00F46AAA">
              <w:rPr>
                <w:rFonts w:ascii="Times New Roman" w:hAnsi="Times New Roman" w:cs="Times New Roman"/>
                <w:color w:val="2E2E2E"/>
                <w:sz w:val="28"/>
                <w:szCs w:val="28"/>
              </w:rPr>
              <w:t>1</w:t>
            </w:r>
            <w:r>
              <w:rPr>
                <w:rFonts w:ascii="Times New Roman" w:hAnsi="Times New Roman" w:cs="Times New Roman"/>
                <w:color w:val="2E2E2E"/>
                <w:sz w:val="28"/>
                <w:szCs w:val="28"/>
              </w:rPr>
              <w:t>-3</w:t>
            </w:r>
            <w:r w:rsidR="00F46AAA">
              <w:rPr>
                <w:rFonts w:ascii="Times New Roman" w:hAnsi="Times New Roman" w:cs="Times New Roman"/>
                <w:color w:val="2E2E2E"/>
                <w:sz w:val="28"/>
                <w:szCs w:val="28"/>
              </w:rPr>
              <w:t>1</w:t>
            </w:r>
          </w:p>
        </w:tc>
      </w:tr>
      <w:tr w:rsidR="00385988" w14:paraId="10ADC98C" w14:textId="77777777" w:rsidTr="00224049">
        <w:trPr>
          <w:trHeight w:val="891"/>
        </w:trPr>
        <w:tc>
          <w:tcPr>
            <w:tcW w:w="867" w:type="dxa"/>
          </w:tcPr>
          <w:p w14:paraId="2E483B80" w14:textId="77777777" w:rsidR="003B0493" w:rsidRDefault="003B0493" w:rsidP="00224049">
            <w:pPr>
              <w:pStyle w:val="ListParagraph"/>
              <w:tabs>
                <w:tab w:val="left" w:pos="2916"/>
              </w:tabs>
              <w:ind w:left="0" w:firstLine="0"/>
              <w:jc w:val="center"/>
              <w:rPr>
                <w:rFonts w:ascii="Times New Roman" w:hAnsi="Times New Roman" w:cs="Times New Roman"/>
                <w:color w:val="2E2E2E"/>
                <w:sz w:val="28"/>
                <w:szCs w:val="28"/>
              </w:rPr>
            </w:pPr>
            <w:r>
              <w:rPr>
                <w:rFonts w:ascii="Times New Roman" w:hAnsi="Times New Roman" w:cs="Times New Roman"/>
                <w:color w:val="2E2E2E"/>
                <w:sz w:val="28"/>
                <w:szCs w:val="28"/>
              </w:rPr>
              <w:t>7</w:t>
            </w:r>
          </w:p>
        </w:tc>
        <w:tc>
          <w:tcPr>
            <w:tcW w:w="1832" w:type="dxa"/>
          </w:tcPr>
          <w:p w14:paraId="241F6762" w14:textId="77777777" w:rsidR="003B0493" w:rsidRDefault="003B0493" w:rsidP="00224049">
            <w:pPr>
              <w:pStyle w:val="ListParagraph"/>
              <w:tabs>
                <w:tab w:val="left" w:pos="2916"/>
              </w:tabs>
              <w:ind w:left="0" w:firstLine="0"/>
              <w:jc w:val="center"/>
              <w:rPr>
                <w:rFonts w:ascii="Times New Roman" w:hAnsi="Times New Roman" w:cs="Times New Roman"/>
                <w:color w:val="2E2E2E"/>
                <w:sz w:val="28"/>
                <w:szCs w:val="28"/>
              </w:rPr>
            </w:pPr>
            <w:r>
              <w:rPr>
                <w:rFonts w:ascii="Times New Roman" w:hAnsi="Times New Roman" w:cs="Times New Roman"/>
                <w:color w:val="2E2E2E"/>
                <w:sz w:val="28"/>
                <w:szCs w:val="28"/>
              </w:rPr>
              <w:t>Chapter-6</w:t>
            </w:r>
          </w:p>
        </w:tc>
        <w:tc>
          <w:tcPr>
            <w:tcW w:w="4098" w:type="dxa"/>
          </w:tcPr>
          <w:p w14:paraId="63CDE8D3" w14:textId="77777777" w:rsidR="003B0493" w:rsidRDefault="003B0493" w:rsidP="00224049">
            <w:pPr>
              <w:pStyle w:val="ListParagraph"/>
              <w:tabs>
                <w:tab w:val="left" w:pos="2916"/>
              </w:tabs>
              <w:ind w:left="0" w:firstLine="0"/>
              <w:jc w:val="center"/>
              <w:rPr>
                <w:rFonts w:ascii="Times New Roman" w:hAnsi="Times New Roman" w:cs="Times New Roman"/>
                <w:color w:val="2E2E2E"/>
                <w:sz w:val="28"/>
                <w:szCs w:val="28"/>
              </w:rPr>
            </w:pPr>
            <w:r>
              <w:rPr>
                <w:rFonts w:ascii="Times New Roman" w:hAnsi="Times New Roman" w:cs="Times New Roman"/>
                <w:color w:val="2E2E2E"/>
                <w:sz w:val="28"/>
                <w:szCs w:val="28"/>
              </w:rPr>
              <w:t>Test Cases</w:t>
            </w:r>
          </w:p>
        </w:tc>
        <w:tc>
          <w:tcPr>
            <w:tcW w:w="2266" w:type="dxa"/>
          </w:tcPr>
          <w:p w14:paraId="6D69D8C4" w14:textId="1E8A1D4D" w:rsidR="003B0493" w:rsidRDefault="003B0493" w:rsidP="00224049">
            <w:pPr>
              <w:pStyle w:val="ListParagraph"/>
              <w:tabs>
                <w:tab w:val="left" w:pos="2916"/>
              </w:tabs>
              <w:ind w:left="0" w:firstLine="0"/>
              <w:jc w:val="center"/>
              <w:rPr>
                <w:rFonts w:ascii="Times New Roman" w:hAnsi="Times New Roman" w:cs="Times New Roman"/>
                <w:color w:val="2E2E2E"/>
                <w:sz w:val="28"/>
                <w:szCs w:val="28"/>
              </w:rPr>
            </w:pPr>
            <w:r>
              <w:rPr>
                <w:rFonts w:ascii="Times New Roman" w:hAnsi="Times New Roman" w:cs="Times New Roman"/>
                <w:color w:val="2E2E2E"/>
                <w:sz w:val="28"/>
                <w:szCs w:val="28"/>
              </w:rPr>
              <w:t>3</w:t>
            </w:r>
            <w:r w:rsidR="00F46AAA">
              <w:rPr>
                <w:rFonts w:ascii="Times New Roman" w:hAnsi="Times New Roman" w:cs="Times New Roman"/>
                <w:color w:val="2E2E2E"/>
                <w:sz w:val="28"/>
                <w:szCs w:val="28"/>
              </w:rPr>
              <w:t>2</w:t>
            </w:r>
            <w:r>
              <w:rPr>
                <w:rFonts w:ascii="Times New Roman" w:hAnsi="Times New Roman" w:cs="Times New Roman"/>
                <w:color w:val="2E2E2E"/>
                <w:sz w:val="28"/>
                <w:szCs w:val="28"/>
              </w:rPr>
              <w:t>-3</w:t>
            </w:r>
            <w:r w:rsidR="00F46AAA">
              <w:rPr>
                <w:rFonts w:ascii="Times New Roman" w:hAnsi="Times New Roman" w:cs="Times New Roman"/>
                <w:color w:val="2E2E2E"/>
                <w:sz w:val="28"/>
                <w:szCs w:val="28"/>
              </w:rPr>
              <w:t>8</w:t>
            </w:r>
          </w:p>
        </w:tc>
      </w:tr>
      <w:tr w:rsidR="00224049" w14:paraId="6114E91D" w14:textId="77777777" w:rsidTr="00224049">
        <w:trPr>
          <w:trHeight w:val="550"/>
        </w:trPr>
        <w:tc>
          <w:tcPr>
            <w:tcW w:w="867" w:type="dxa"/>
          </w:tcPr>
          <w:p w14:paraId="7619BA86" w14:textId="77777777" w:rsidR="003B0493" w:rsidRDefault="003B0493" w:rsidP="00224049">
            <w:pPr>
              <w:pStyle w:val="ListParagraph"/>
              <w:tabs>
                <w:tab w:val="left" w:pos="2916"/>
              </w:tabs>
              <w:ind w:left="0" w:firstLine="0"/>
              <w:jc w:val="center"/>
              <w:rPr>
                <w:rFonts w:ascii="Times New Roman" w:hAnsi="Times New Roman" w:cs="Times New Roman"/>
                <w:color w:val="2E2E2E"/>
                <w:sz w:val="28"/>
                <w:szCs w:val="28"/>
              </w:rPr>
            </w:pPr>
            <w:r>
              <w:rPr>
                <w:rFonts w:ascii="Times New Roman" w:hAnsi="Times New Roman" w:cs="Times New Roman"/>
                <w:color w:val="2E2E2E"/>
                <w:sz w:val="28"/>
                <w:szCs w:val="28"/>
              </w:rPr>
              <w:t>8</w:t>
            </w:r>
          </w:p>
        </w:tc>
        <w:tc>
          <w:tcPr>
            <w:tcW w:w="1832" w:type="dxa"/>
          </w:tcPr>
          <w:p w14:paraId="5415AF7F" w14:textId="77777777" w:rsidR="003B0493" w:rsidRDefault="003B0493" w:rsidP="00224049">
            <w:pPr>
              <w:pStyle w:val="ListParagraph"/>
              <w:tabs>
                <w:tab w:val="left" w:pos="2916"/>
              </w:tabs>
              <w:ind w:left="0" w:firstLine="0"/>
              <w:jc w:val="center"/>
              <w:rPr>
                <w:rFonts w:ascii="Times New Roman" w:hAnsi="Times New Roman" w:cs="Times New Roman"/>
                <w:color w:val="2E2E2E"/>
                <w:sz w:val="28"/>
                <w:szCs w:val="28"/>
              </w:rPr>
            </w:pPr>
          </w:p>
        </w:tc>
        <w:tc>
          <w:tcPr>
            <w:tcW w:w="4098" w:type="dxa"/>
          </w:tcPr>
          <w:p w14:paraId="5EFA8F0D" w14:textId="77777777" w:rsidR="003B0493" w:rsidRDefault="003B0493" w:rsidP="00224049">
            <w:pPr>
              <w:pStyle w:val="ListParagraph"/>
              <w:tabs>
                <w:tab w:val="left" w:pos="2916"/>
              </w:tabs>
              <w:ind w:left="0" w:firstLine="0"/>
              <w:jc w:val="center"/>
              <w:rPr>
                <w:rFonts w:ascii="Times New Roman" w:hAnsi="Times New Roman" w:cs="Times New Roman"/>
                <w:color w:val="2E2E2E"/>
                <w:sz w:val="28"/>
                <w:szCs w:val="28"/>
              </w:rPr>
            </w:pPr>
            <w:r>
              <w:rPr>
                <w:rFonts w:ascii="Times New Roman" w:hAnsi="Times New Roman" w:cs="Times New Roman"/>
                <w:color w:val="2E2E2E"/>
                <w:sz w:val="28"/>
                <w:szCs w:val="28"/>
              </w:rPr>
              <w:t>Conclusion</w:t>
            </w:r>
          </w:p>
        </w:tc>
        <w:tc>
          <w:tcPr>
            <w:tcW w:w="2266" w:type="dxa"/>
          </w:tcPr>
          <w:p w14:paraId="4D4EBF7C" w14:textId="3667A4CB" w:rsidR="003B0493" w:rsidRDefault="00F46AAA" w:rsidP="00224049">
            <w:pPr>
              <w:pStyle w:val="ListParagraph"/>
              <w:tabs>
                <w:tab w:val="left" w:pos="2916"/>
              </w:tabs>
              <w:ind w:left="0" w:firstLine="0"/>
              <w:jc w:val="center"/>
              <w:rPr>
                <w:rFonts w:ascii="Times New Roman" w:hAnsi="Times New Roman" w:cs="Times New Roman"/>
                <w:color w:val="2E2E2E"/>
                <w:sz w:val="28"/>
                <w:szCs w:val="28"/>
              </w:rPr>
            </w:pPr>
            <w:r>
              <w:rPr>
                <w:rFonts w:ascii="Times New Roman" w:hAnsi="Times New Roman" w:cs="Times New Roman"/>
                <w:color w:val="2E2E2E"/>
                <w:sz w:val="28"/>
                <w:szCs w:val="28"/>
              </w:rPr>
              <w:t>39</w:t>
            </w:r>
            <w:r w:rsidR="003B0493">
              <w:rPr>
                <w:rFonts w:ascii="Times New Roman" w:hAnsi="Times New Roman" w:cs="Times New Roman"/>
                <w:color w:val="2E2E2E"/>
                <w:sz w:val="28"/>
                <w:szCs w:val="28"/>
              </w:rPr>
              <w:t>-</w:t>
            </w:r>
            <w:r>
              <w:rPr>
                <w:rFonts w:ascii="Times New Roman" w:hAnsi="Times New Roman" w:cs="Times New Roman"/>
                <w:color w:val="2E2E2E"/>
                <w:sz w:val="28"/>
                <w:szCs w:val="28"/>
              </w:rPr>
              <w:t>39</w:t>
            </w:r>
          </w:p>
        </w:tc>
      </w:tr>
    </w:tbl>
    <w:p w14:paraId="689DBA96" w14:textId="764D0D71" w:rsidR="00C32595" w:rsidRDefault="00385988" w:rsidP="00385988">
      <w:pPr>
        <w:jc w:val="center"/>
        <w:rPr>
          <w:rFonts w:ascii="Times New Roman" w:hAnsi="Times New Roman" w:cs="Times New Roman"/>
          <w:b/>
          <w:bCs/>
          <w:sz w:val="32"/>
          <w:szCs w:val="32"/>
        </w:rPr>
      </w:pPr>
      <w:r w:rsidRPr="00385988">
        <w:rPr>
          <w:rFonts w:ascii="Times New Roman" w:hAnsi="Times New Roman" w:cs="Times New Roman"/>
          <w:b/>
          <w:bCs/>
          <w:sz w:val="32"/>
          <w:szCs w:val="32"/>
        </w:rPr>
        <w:t>INDEX</w:t>
      </w:r>
    </w:p>
    <w:p w14:paraId="54E46F1C" w14:textId="5A875784" w:rsidR="00790C96" w:rsidRPr="00385988" w:rsidRDefault="00790C96" w:rsidP="00385988">
      <w:pPr>
        <w:jc w:val="both"/>
        <w:rPr>
          <w:rFonts w:ascii="Times New Roman" w:hAnsi="Times New Roman" w:cs="Times New Roman"/>
          <w:color w:val="2E2E2E"/>
          <w:sz w:val="28"/>
          <w:szCs w:val="28"/>
        </w:rPr>
      </w:pPr>
    </w:p>
    <w:p w14:paraId="153554B2" w14:textId="39FF002A" w:rsidR="00790C96" w:rsidRDefault="00790C96" w:rsidP="0074035C">
      <w:pPr>
        <w:pStyle w:val="ListParagraph"/>
        <w:ind w:left="-180"/>
        <w:jc w:val="both"/>
        <w:rPr>
          <w:rFonts w:ascii="Times New Roman" w:hAnsi="Times New Roman" w:cs="Times New Roman"/>
          <w:color w:val="2E2E2E"/>
          <w:sz w:val="28"/>
          <w:szCs w:val="28"/>
        </w:rPr>
      </w:pPr>
    </w:p>
    <w:p w14:paraId="06B61A63" w14:textId="131EF440" w:rsidR="00790C96" w:rsidRDefault="00790C96" w:rsidP="0074035C">
      <w:pPr>
        <w:pStyle w:val="ListParagraph"/>
        <w:ind w:left="-180"/>
        <w:jc w:val="both"/>
        <w:rPr>
          <w:rFonts w:ascii="Times New Roman" w:hAnsi="Times New Roman" w:cs="Times New Roman"/>
          <w:color w:val="2E2E2E"/>
          <w:sz w:val="28"/>
          <w:szCs w:val="28"/>
        </w:rPr>
      </w:pPr>
    </w:p>
    <w:p w14:paraId="258CFC24" w14:textId="2CB1B018" w:rsidR="00790C96" w:rsidRDefault="00790C96" w:rsidP="0074035C">
      <w:pPr>
        <w:pStyle w:val="ListParagraph"/>
        <w:ind w:left="-180"/>
        <w:jc w:val="both"/>
        <w:rPr>
          <w:rFonts w:ascii="Times New Roman" w:hAnsi="Times New Roman" w:cs="Times New Roman"/>
          <w:color w:val="2E2E2E"/>
          <w:sz w:val="28"/>
          <w:szCs w:val="28"/>
        </w:rPr>
      </w:pPr>
    </w:p>
    <w:p w14:paraId="48C42438" w14:textId="4D2DC107" w:rsidR="00790C96" w:rsidRPr="00EB6E50" w:rsidRDefault="00044C86" w:rsidP="00EB6E50">
      <w:pPr>
        <w:rPr>
          <w:rFonts w:ascii="Times New Roman" w:hAnsi="Times New Roman" w:cs="Times New Roman"/>
          <w:color w:val="2E2E2E"/>
          <w:sz w:val="28"/>
          <w:szCs w:val="28"/>
        </w:rPr>
      </w:pPr>
      <w:r>
        <w:rPr>
          <w:rFonts w:ascii="Times New Roman" w:hAnsi="Times New Roman" w:cs="Times New Roman"/>
          <w:color w:val="2E2E2E"/>
          <w:sz w:val="28"/>
          <w:szCs w:val="28"/>
        </w:rPr>
        <w:br w:type="page"/>
      </w:r>
    </w:p>
    <w:p w14:paraId="30B4F0B6" w14:textId="77777777" w:rsidR="003B0493" w:rsidRPr="004C3F24" w:rsidRDefault="003B0493" w:rsidP="003B0493">
      <w:pPr>
        <w:pStyle w:val="ListParagraph"/>
        <w:numPr>
          <w:ilvl w:val="0"/>
          <w:numId w:val="2"/>
        </w:numPr>
        <w:pBdr>
          <w:bottom w:val="single" w:sz="12" w:space="1" w:color="auto"/>
        </w:pBdr>
        <w:rPr>
          <w:rFonts w:ascii="Times New Roman" w:hAnsi="Times New Roman" w:cs="Times New Roman"/>
          <w:b/>
          <w:bCs/>
          <w:sz w:val="36"/>
          <w:szCs w:val="36"/>
        </w:rPr>
      </w:pPr>
      <w:r w:rsidRPr="004C3F24">
        <w:rPr>
          <w:rFonts w:ascii="Times New Roman" w:hAnsi="Times New Roman" w:cs="Times New Roman"/>
          <w:b/>
          <w:bCs/>
          <w:sz w:val="36"/>
          <w:szCs w:val="36"/>
        </w:rPr>
        <w:lastRenderedPageBreak/>
        <w:t>Abstract</w:t>
      </w:r>
    </w:p>
    <w:p w14:paraId="288354AE" w14:textId="77777777" w:rsidR="003B0493" w:rsidRPr="00790C96" w:rsidRDefault="003B0493" w:rsidP="003B0493">
      <w:pPr>
        <w:pStyle w:val="ListParagraph"/>
        <w:ind w:left="-360"/>
        <w:rPr>
          <w:rFonts w:ascii="Times New Roman" w:hAnsi="Times New Roman" w:cs="Times New Roman"/>
          <w:b/>
          <w:bCs/>
          <w:sz w:val="28"/>
          <w:szCs w:val="28"/>
        </w:rPr>
      </w:pPr>
    </w:p>
    <w:p w14:paraId="51545387" w14:textId="77777777" w:rsidR="003B0493" w:rsidRPr="00432FA9" w:rsidRDefault="003B0493" w:rsidP="003B0493">
      <w:pPr>
        <w:pStyle w:val="ListParagraph"/>
        <w:spacing w:line="360" w:lineRule="auto"/>
        <w:ind w:left="-180"/>
        <w:jc w:val="both"/>
        <w:rPr>
          <w:rFonts w:ascii="Times New Roman" w:hAnsi="Times New Roman" w:cs="Times New Roman"/>
          <w:sz w:val="28"/>
          <w:szCs w:val="28"/>
        </w:rPr>
      </w:pPr>
      <w:r w:rsidRPr="00790C96">
        <w:rPr>
          <w:rFonts w:ascii="Times New Roman" w:hAnsi="Times New Roman" w:cs="Times New Roman"/>
          <w:sz w:val="28"/>
          <w:szCs w:val="28"/>
        </w:rPr>
        <w:t xml:space="preserve">The health care industries collect huge amounts of data that contain some hidden information, which is useful for making effective decisions. For providing appropriate results and making effective decisions on data, some advanced data mining techniques are used. </w:t>
      </w:r>
      <w:r w:rsidRPr="00432FA9">
        <w:rPr>
          <w:rFonts w:ascii="Times New Roman" w:hAnsi="Times New Roman" w:cs="Times New Roman"/>
          <w:sz w:val="28"/>
          <w:szCs w:val="28"/>
        </w:rPr>
        <w:t>Nowadays, in healthcare industry, data analysis can save lives by improving the medical diagnosis. And with the huge development in software engineering, different data mining tools are available for researchers, and used to conduct studies and experiments. </w:t>
      </w:r>
    </w:p>
    <w:p w14:paraId="2B15445A" w14:textId="752C584B" w:rsidR="003B0493" w:rsidRPr="00432FA9" w:rsidRDefault="009779C6" w:rsidP="003B0493">
      <w:pPr>
        <w:pStyle w:val="ListParagraph"/>
        <w:spacing w:line="360" w:lineRule="auto"/>
        <w:ind w:left="-180"/>
        <w:jc w:val="both"/>
        <w:rPr>
          <w:rFonts w:ascii="Times New Roman" w:hAnsi="Times New Roman" w:cs="Times New Roman"/>
          <w:sz w:val="28"/>
          <w:szCs w:val="28"/>
        </w:rPr>
      </w:pPr>
      <w:r>
        <w:rPr>
          <w:rFonts w:ascii="Times New Roman" w:hAnsi="Times New Roman" w:cs="Times New Roman"/>
          <w:sz w:val="28"/>
          <w:szCs w:val="28"/>
        </w:rPr>
        <w:t xml:space="preserve"> </w:t>
      </w:r>
    </w:p>
    <w:p w14:paraId="69EBF028" w14:textId="24C58E67" w:rsidR="003B0493" w:rsidRPr="00432FA9" w:rsidRDefault="003B0493" w:rsidP="003B0493">
      <w:pPr>
        <w:pStyle w:val="ListParagraph"/>
        <w:spacing w:line="360" w:lineRule="auto"/>
        <w:ind w:left="-180"/>
        <w:jc w:val="both"/>
        <w:rPr>
          <w:rFonts w:ascii="Times New Roman" w:hAnsi="Times New Roman" w:cs="Times New Roman"/>
          <w:sz w:val="28"/>
          <w:szCs w:val="28"/>
        </w:rPr>
      </w:pPr>
      <w:r w:rsidRPr="00432FA9">
        <w:rPr>
          <w:rFonts w:ascii="Times New Roman" w:hAnsi="Times New Roman" w:cs="Times New Roman"/>
          <w:sz w:val="28"/>
          <w:szCs w:val="28"/>
        </w:rPr>
        <w:t xml:space="preserve">Experiments with some python libraries </w:t>
      </w:r>
      <w:r w:rsidR="004C4682" w:rsidRPr="00432FA9">
        <w:rPr>
          <w:rFonts w:ascii="Times New Roman" w:hAnsi="Times New Roman" w:cs="Times New Roman"/>
          <w:sz w:val="28"/>
          <w:szCs w:val="28"/>
        </w:rPr>
        <w:t>can be</w:t>
      </w:r>
      <w:r w:rsidRPr="00432FA9">
        <w:rPr>
          <w:rFonts w:ascii="Times New Roman" w:hAnsi="Times New Roman" w:cs="Times New Roman"/>
          <w:sz w:val="28"/>
          <w:szCs w:val="28"/>
        </w:rPr>
        <w:t xml:space="preserve"> used in prediction of a heart diseased person using trained model. A comparative analytical approach </w:t>
      </w:r>
      <w:r w:rsidR="004C4682" w:rsidRPr="00432FA9">
        <w:rPr>
          <w:rFonts w:ascii="Times New Roman" w:hAnsi="Times New Roman" w:cs="Times New Roman"/>
          <w:sz w:val="28"/>
          <w:szCs w:val="28"/>
        </w:rPr>
        <w:t>will be</w:t>
      </w:r>
      <w:r w:rsidRPr="00432FA9">
        <w:rPr>
          <w:rFonts w:ascii="Times New Roman" w:hAnsi="Times New Roman" w:cs="Times New Roman"/>
          <w:sz w:val="28"/>
          <w:szCs w:val="28"/>
        </w:rPr>
        <w:t xml:space="preserve"> done for improving prediction accuracy in heart disease and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w:t>
      </w:r>
    </w:p>
    <w:p w14:paraId="1B6928F7" w14:textId="77777777" w:rsidR="003B0493" w:rsidRPr="00432FA9" w:rsidRDefault="003B0493" w:rsidP="003B0493">
      <w:pPr>
        <w:pStyle w:val="ListParagraph"/>
        <w:spacing w:line="360" w:lineRule="auto"/>
        <w:ind w:left="-180"/>
        <w:jc w:val="both"/>
        <w:rPr>
          <w:rFonts w:ascii="Times New Roman" w:hAnsi="Times New Roman" w:cs="Times New Roman"/>
          <w:sz w:val="28"/>
          <w:szCs w:val="28"/>
        </w:rPr>
      </w:pPr>
    </w:p>
    <w:p w14:paraId="2C555DEE" w14:textId="47D44D33" w:rsidR="003B0493" w:rsidRPr="008D4D6F" w:rsidRDefault="003B0493" w:rsidP="003B0493">
      <w:pPr>
        <w:pStyle w:val="ListParagraph"/>
        <w:spacing w:line="360" w:lineRule="auto"/>
        <w:ind w:left="-180"/>
        <w:jc w:val="both"/>
      </w:pPr>
      <w:r w:rsidRPr="00432FA9">
        <w:rPr>
          <w:rFonts w:ascii="Times New Roman" w:hAnsi="Times New Roman" w:cs="Times New Roman"/>
          <w:sz w:val="28"/>
          <w:szCs w:val="28"/>
        </w:rPr>
        <w:t xml:space="preserve">The performance of the process </w:t>
      </w:r>
      <w:r w:rsidR="00DB18D3" w:rsidRPr="00432FA9">
        <w:rPr>
          <w:rFonts w:ascii="Times New Roman" w:hAnsi="Times New Roman" w:cs="Times New Roman"/>
          <w:sz w:val="28"/>
          <w:szCs w:val="28"/>
        </w:rPr>
        <w:t>will</w:t>
      </w:r>
      <w:r w:rsidR="00ED13DA" w:rsidRPr="00432FA9">
        <w:rPr>
          <w:rFonts w:ascii="Times New Roman" w:hAnsi="Times New Roman" w:cs="Times New Roman"/>
          <w:sz w:val="28"/>
          <w:szCs w:val="28"/>
        </w:rPr>
        <w:t xml:space="preserve"> be </w:t>
      </w:r>
      <w:r w:rsidRPr="00432FA9">
        <w:rPr>
          <w:rFonts w:ascii="Times New Roman" w:hAnsi="Times New Roman" w:cs="Times New Roman"/>
          <w:sz w:val="28"/>
          <w:szCs w:val="28"/>
        </w:rPr>
        <w:t xml:space="preserve">further enhanced with a feature selection implementation, and the results significant improvement </w:t>
      </w:r>
      <w:r w:rsidR="00D71A11" w:rsidRPr="00432FA9">
        <w:rPr>
          <w:rFonts w:ascii="Times New Roman" w:hAnsi="Times New Roman" w:cs="Times New Roman"/>
          <w:sz w:val="28"/>
          <w:szCs w:val="28"/>
        </w:rPr>
        <w:t>will</w:t>
      </w:r>
      <w:r w:rsidR="00ED13DA" w:rsidRPr="00432FA9">
        <w:rPr>
          <w:rFonts w:ascii="Times New Roman" w:hAnsi="Times New Roman" w:cs="Times New Roman"/>
          <w:sz w:val="28"/>
          <w:szCs w:val="28"/>
        </w:rPr>
        <w:t xml:space="preserve"> be verified </w:t>
      </w:r>
      <w:r w:rsidR="00AC3192" w:rsidRPr="00432FA9">
        <w:rPr>
          <w:rFonts w:ascii="Times New Roman" w:hAnsi="Times New Roman" w:cs="Times New Roman"/>
          <w:sz w:val="28"/>
          <w:szCs w:val="28"/>
        </w:rPr>
        <w:t>with prediction</w:t>
      </w:r>
      <w:r w:rsidRPr="00432FA9">
        <w:rPr>
          <w:rFonts w:ascii="Times New Roman" w:hAnsi="Times New Roman" w:cs="Times New Roman"/>
          <w:sz w:val="28"/>
          <w:szCs w:val="28"/>
        </w:rPr>
        <w:t xml:space="preserve"> </w:t>
      </w:r>
      <w:r w:rsidR="00AC3192" w:rsidRPr="00432FA9">
        <w:rPr>
          <w:rFonts w:ascii="Times New Roman" w:hAnsi="Times New Roman" w:cs="Times New Roman"/>
          <w:sz w:val="28"/>
          <w:szCs w:val="28"/>
        </w:rPr>
        <w:t>accuracy.</w:t>
      </w:r>
      <w:r w:rsidR="00AC3192">
        <w:rPr>
          <w:rFonts w:ascii="Times New Roman" w:hAnsi="Times New Roman" w:cs="Times New Roman"/>
          <w:sz w:val="28"/>
          <w:szCs w:val="28"/>
        </w:rPr>
        <w:t xml:space="preserve"> +</w:t>
      </w:r>
      <w:r w:rsidR="008D4D6F">
        <w:rPr>
          <w:rFonts w:ascii="Times New Roman" w:hAnsi="Times New Roman" w:cs="Times New Roman"/>
          <w:sz w:val="28"/>
          <w:szCs w:val="28"/>
        </w:rPr>
        <w:t xml:space="preserve"> +</w:t>
      </w:r>
      <w:r w:rsidR="008D4D6F">
        <w:t xml:space="preserve"> </w:t>
      </w:r>
    </w:p>
    <w:p w14:paraId="016F4A1C" w14:textId="257AC2B4" w:rsidR="00A27AB3" w:rsidRDefault="00A27AB3" w:rsidP="00A27AB3">
      <w:pPr>
        <w:rPr>
          <w:rFonts w:ascii="Times New Roman" w:hAnsi="Times New Roman" w:cs="Times New Roman"/>
          <w:color w:val="2E2E2E"/>
          <w:sz w:val="28"/>
          <w:szCs w:val="28"/>
        </w:rPr>
      </w:pPr>
    </w:p>
    <w:p w14:paraId="718C4583" w14:textId="2D539AEE" w:rsidR="00A27AB3" w:rsidRDefault="00A27AB3" w:rsidP="00A27AB3">
      <w:pPr>
        <w:rPr>
          <w:rFonts w:ascii="Times New Roman" w:hAnsi="Times New Roman" w:cs="Times New Roman"/>
          <w:color w:val="2E2E2E"/>
          <w:sz w:val="28"/>
          <w:szCs w:val="28"/>
        </w:rPr>
      </w:pPr>
    </w:p>
    <w:p w14:paraId="2A818872" w14:textId="32D93D25" w:rsidR="005B3B3E" w:rsidRDefault="005B3B3E">
      <w:pPr>
        <w:rPr>
          <w:rFonts w:ascii="Times New Roman" w:hAnsi="Times New Roman" w:cs="Times New Roman"/>
          <w:color w:val="2E2E2E"/>
          <w:sz w:val="28"/>
          <w:szCs w:val="28"/>
        </w:rPr>
      </w:pPr>
    </w:p>
    <w:p w14:paraId="530B9147" w14:textId="1CC4175A" w:rsidR="00C67AF7" w:rsidRDefault="00C67AF7">
      <w:pPr>
        <w:rPr>
          <w:rFonts w:ascii="Times New Roman" w:hAnsi="Times New Roman" w:cs="Times New Roman"/>
          <w:color w:val="2E2E2E"/>
          <w:sz w:val="28"/>
          <w:szCs w:val="28"/>
        </w:rPr>
      </w:pPr>
    </w:p>
    <w:p w14:paraId="29C0967D" w14:textId="77777777" w:rsidR="00EB6E50" w:rsidRDefault="00EB6E50">
      <w:pPr>
        <w:rPr>
          <w:rFonts w:ascii="Times New Roman" w:hAnsi="Times New Roman" w:cs="Times New Roman"/>
          <w:color w:val="2E2E2E"/>
          <w:sz w:val="28"/>
          <w:szCs w:val="28"/>
        </w:rPr>
      </w:pPr>
    </w:p>
    <w:p w14:paraId="5D3189BB" w14:textId="77777777" w:rsidR="00EB6E50" w:rsidRDefault="00EB6E50">
      <w:pPr>
        <w:rPr>
          <w:rFonts w:ascii="Times New Roman" w:hAnsi="Times New Roman" w:cs="Times New Roman"/>
          <w:color w:val="2E2E2E"/>
          <w:sz w:val="28"/>
          <w:szCs w:val="28"/>
        </w:rPr>
      </w:pPr>
    </w:p>
    <w:p w14:paraId="465C565B" w14:textId="77777777" w:rsidR="005B3B3E" w:rsidRPr="00A27AB3" w:rsidRDefault="005B3B3E" w:rsidP="005B3B3E">
      <w:pPr>
        <w:pStyle w:val="ListParagraph"/>
        <w:numPr>
          <w:ilvl w:val="0"/>
          <w:numId w:val="2"/>
        </w:numPr>
        <w:pBdr>
          <w:bottom w:val="single" w:sz="4" w:space="1" w:color="auto"/>
        </w:pBdr>
        <w:rPr>
          <w:rFonts w:ascii="Times New Roman" w:hAnsi="Times New Roman" w:cs="Times New Roman"/>
          <w:b/>
          <w:bCs/>
          <w:color w:val="2E2E2E"/>
          <w:sz w:val="36"/>
          <w:szCs w:val="36"/>
        </w:rPr>
      </w:pPr>
      <w:r w:rsidRPr="00A27AB3">
        <w:rPr>
          <w:rFonts w:ascii="Times New Roman" w:hAnsi="Times New Roman" w:cs="Times New Roman"/>
          <w:b/>
          <w:bCs/>
          <w:color w:val="2E2E2E"/>
          <w:sz w:val="36"/>
          <w:szCs w:val="36"/>
        </w:rPr>
        <w:lastRenderedPageBreak/>
        <w:t>Chapter-1</w:t>
      </w:r>
    </w:p>
    <w:p w14:paraId="5F69ABD6" w14:textId="77777777" w:rsidR="005B3B3E" w:rsidRDefault="005B3B3E" w:rsidP="005B3B3E">
      <w:pPr>
        <w:rPr>
          <w:rFonts w:ascii="Times New Roman" w:hAnsi="Times New Roman" w:cs="Times New Roman"/>
          <w:b/>
          <w:bCs/>
          <w:color w:val="2E2E2E"/>
          <w:sz w:val="28"/>
          <w:szCs w:val="28"/>
        </w:rPr>
      </w:pPr>
      <w:r>
        <w:rPr>
          <w:rFonts w:ascii="Times New Roman" w:hAnsi="Times New Roman" w:cs="Times New Roman"/>
          <w:b/>
          <w:bCs/>
          <w:color w:val="2E2E2E"/>
          <w:sz w:val="28"/>
          <w:szCs w:val="28"/>
        </w:rPr>
        <w:t>Datasets used in this Analysis</w:t>
      </w:r>
    </w:p>
    <w:p w14:paraId="73F21538" w14:textId="45F36F66" w:rsidR="005B3B3E" w:rsidRDefault="005B3B3E" w:rsidP="005B3B3E">
      <w:pPr>
        <w:rPr>
          <w:rFonts w:ascii="Times New Roman" w:hAnsi="Times New Roman" w:cs="Times New Roman"/>
          <w:color w:val="2E2E2E"/>
          <w:sz w:val="28"/>
          <w:szCs w:val="28"/>
        </w:rPr>
      </w:pPr>
      <w:r>
        <w:rPr>
          <w:rFonts w:ascii="Times New Roman" w:hAnsi="Times New Roman" w:cs="Times New Roman"/>
          <w:color w:val="2E2E2E"/>
          <w:sz w:val="28"/>
          <w:szCs w:val="28"/>
        </w:rPr>
        <w:t>I have used open-source data-set which is available online it is not so huge data-set but it is very convenient for the beginners to analyze data and learn new things in this data set we have used some of the shortcuts. To get to know about those I a</w:t>
      </w:r>
      <w:r w:rsidR="00FA3588">
        <w:rPr>
          <w:rFonts w:ascii="Times New Roman" w:hAnsi="Times New Roman" w:cs="Times New Roman"/>
          <w:color w:val="2E2E2E"/>
          <w:sz w:val="28"/>
          <w:szCs w:val="28"/>
        </w:rPr>
        <w:t>m</w:t>
      </w:r>
      <w:r>
        <w:rPr>
          <w:rFonts w:ascii="Times New Roman" w:hAnsi="Times New Roman" w:cs="Times New Roman"/>
          <w:color w:val="2E2E2E"/>
          <w:sz w:val="28"/>
          <w:szCs w:val="28"/>
        </w:rPr>
        <w:t xml:space="preserve"> displaying them here.</w:t>
      </w:r>
    </w:p>
    <w:p w14:paraId="2924F570" w14:textId="77777777" w:rsidR="005B3B3E" w:rsidRPr="005B3B3E" w:rsidRDefault="005B3B3E" w:rsidP="005B3B3E">
      <w:pPr>
        <w:rPr>
          <w:rFonts w:ascii="Times New Roman" w:hAnsi="Times New Roman" w:cs="Times New Roman"/>
          <w:color w:val="2E2E2E"/>
          <w:sz w:val="28"/>
          <w:szCs w:val="28"/>
        </w:rPr>
      </w:pPr>
      <w:r w:rsidRPr="005B3B3E">
        <w:rPr>
          <w:rFonts w:ascii="Times New Roman" w:hAnsi="Times New Roman" w:cs="Times New Roman"/>
          <w:color w:val="2E2E2E"/>
          <w:sz w:val="28"/>
          <w:szCs w:val="28"/>
        </w:rPr>
        <w:t>age:</w:t>
      </w:r>
      <w:r w:rsidRPr="005B3B3E">
        <w:rPr>
          <w:rFonts w:ascii="Times New Roman" w:hAnsi="Times New Roman" w:cs="Times New Roman"/>
          <w:color w:val="2E2E2E"/>
          <w:sz w:val="28"/>
          <w:szCs w:val="28"/>
        </w:rPr>
        <w:tab/>
      </w:r>
      <w:r w:rsidRPr="005B3B3E">
        <w:rPr>
          <w:rFonts w:ascii="Times New Roman" w:hAnsi="Times New Roman" w:cs="Times New Roman"/>
          <w:color w:val="2E2E2E"/>
          <w:sz w:val="28"/>
          <w:szCs w:val="28"/>
        </w:rPr>
        <w:tab/>
      </w:r>
      <w:r w:rsidRPr="005B3B3E">
        <w:rPr>
          <w:rFonts w:ascii="Times New Roman" w:hAnsi="Times New Roman" w:cs="Times New Roman"/>
          <w:color w:val="2E2E2E"/>
          <w:sz w:val="28"/>
          <w:szCs w:val="28"/>
        </w:rPr>
        <w:tab/>
        <w:t>age</w:t>
      </w:r>
    </w:p>
    <w:p w14:paraId="64842EC5" w14:textId="77777777" w:rsidR="005B3B3E" w:rsidRDefault="005B3B3E" w:rsidP="005B3B3E">
      <w:pPr>
        <w:rPr>
          <w:rFonts w:ascii="Times New Roman" w:hAnsi="Times New Roman" w:cs="Times New Roman"/>
          <w:color w:val="2E2E2E"/>
          <w:sz w:val="28"/>
          <w:szCs w:val="28"/>
        </w:rPr>
      </w:pPr>
      <w:r w:rsidRPr="005B3B3E">
        <w:rPr>
          <w:rFonts w:ascii="Times New Roman" w:hAnsi="Times New Roman" w:cs="Times New Roman"/>
          <w:color w:val="2E2E2E"/>
          <w:sz w:val="28"/>
          <w:szCs w:val="28"/>
        </w:rPr>
        <w:t>sex:</w:t>
      </w:r>
      <w:r w:rsidRPr="005B3B3E">
        <w:rPr>
          <w:rFonts w:ascii="Times New Roman" w:hAnsi="Times New Roman" w:cs="Times New Roman"/>
          <w:color w:val="2E2E2E"/>
          <w:sz w:val="28"/>
          <w:szCs w:val="28"/>
        </w:rPr>
        <w:tab/>
      </w:r>
      <w:r w:rsidRPr="005B3B3E">
        <w:rPr>
          <w:rFonts w:ascii="Times New Roman" w:hAnsi="Times New Roman" w:cs="Times New Roman"/>
          <w:color w:val="2E2E2E"/>
          <w:sz w:val="28"/>
          <w:szCs w:val="28"/>
        </w:rPr>
        <w:tab/>
      </w:r>
      <w:r w:rsidRPr="005B3B3E">
        <w:rPr>
          <w:rFonts w:ascii="Times New Roman" w:hAnsi="Times New Roman" w:cs="Times New Roman"/>
          <w:color w:val="2E2E2E"/>
          <w:sz w:val="28"/>
          <w:szCs w:val="28"/>
        </w:rPr>
        <w:tab/>
        <w:t xml:space="preserve">1: male, </w:t>
      </w:r>
    </w:p>
    <w:p w14:paraId="09E89957" w14:textId="264FF559" w:rsidR="005B3B3E" w:rsidRPr="005B3B3E" w:rsidRDefault="005B3B3E" w:rsidP="005B3B3E">
      <w:pPr>
        <w:ind w:left="1440" w:firstLine="720"/>
        <w:rPr>
          <w:rFonts w:ascii="Times New Roman" w:hAnsi="Times New Roman" w:cs="Times New Roman"/>
          <w:color w:val="2E2E2E"/>
          <w:sz w:val="28"/>
          <w:szCs w:val="28"/>
        </w:rPr>
      </w:pPr>
      <w:r w:rsidRPr="005B3B3E">
        <w:rPr>
          <w:rFonts w:ascii="Times New Roman" w:hAnsi="Times New Roman" w:cs="Times New Roman"/>
          <w:color w:val="2E2E2E"/>
          <w:sz w:val="28"/>
          <w:szCs w:val="28"/>
        </w:rPr>
        <w:t>0: female</w:t>
      </w:r>
    </w:p>
    <w:p w14:paraId="4B2467E0" w14:textId="77777777" w:rsidR="005B3B3E" w:rsidRDefault="005B3B3E" w:rsidP="005B3B3E">
      <w:pPr>
        <w:rPr>
          <w:rFonts w:ascii="Times New Roman" w:hAnsi="Times New Roman" w:cs="Times New Roman"/>
          <w:color w:val="2E2E2E"/>
          <w:sz w:val="28"/>
          <w:szCs w:val="28"/>
        </w:rPr>
      </w:pPr>
      <w:r w:rsidRPr="005B3B3E">
        <w:rPr>
          <w:rFonts w:ascii="Times New Roman" w:hAnsi="Times New Roman" w:cs="Times New Roman"/>
          <w:color w:val="2E2E2E"/>
          <w:sz w:val="28"/>
          <w:szCs w:val="28"/>
        </w:rPr>
        <w:t>cp:</w:t>
      </w:r>
      <w:r>
        <w:rPr>
          <w:rFonts w:ascii="Times New Roman" w:hAnsi="Times New Roman" w:cs="Times New Roman"/>
          <w:color w:val="2E2E2E"/>
          <w:sz w:val="28"/>
          <w:szCs w:val="28"/>
        </w:rPr>
        <w:t xml:space="preserve">                          </w:t>
      </w:r>
      <w:r w:rsidRPr="005B3B3E">
        <w:rPr>
          <w:rFonts w:ascii="Times New Roman" w:hAnsi="Times New Roman" w:cs="Times New Roman"/>
          <w:color w:val="2E2E2E"/>
          <w:sz w:val="28"/>
          <w:szCs w:val="28"/>
        </w:rPr>
        <w:t xml:space="preserve">chest pain type, </w:t>
      </w:r>
    </w:p>
    <w:p w14:paraId="1676DE66" w14:textId="12F13900" w:rsidR="005B3B3E" w:rsidRDefault="005B3B3E" w:rsidP="005B3B3E">
      <w:pPr>
        <w:ind w:left="1440" w:firstLine="720"/>
        <w:rPr>
          <w:rFonts w:ascii="Times New Roman" w:hAnsi="Times New Roman" w:cs="Times New Roman"/>
          <w:color w:val="2E2E2E"/>
          <w:sz w:val="28"/>
          <w:szCs w:val="28"/>
        </w:rPr>
      </w:pPr>
      <w:r w:rsidRPr="005B3B3E">
        <w:rPr>
          <w:rFonts w:ascii="Times New Roman" w:hAnsi="Times New Roman" w:cs="Times New Roman"/>
          <w:color w:val="2E2E2E"/>
          <w:sz w:val="28"/>
          <w:szCs w:val="28"/>
        </w:rPr>
        <w:t xml:space="preserve">1: typical angina, </w:t>
      </w:r>
    </w:p>
    <w:p w14:paraId="65075D10" w14:textId="77777777" w:rsidR="005B3B3E" w:rsidRDefault="005B3B3E" w:rsidP="005B3B3E">
      <w:pPr>
        <w:ind w:left="1440" w:firstLine="720"/>
        <w:rPr>
          <w:rFonts w:ascii="Times New Roman" w:hAnsi="Times New Roman" w:cs="Times New Roman"/>
          <w:color w:val="2E2E2E"/>
          <w:sz w:val="28"/>
          <w:szCs w:val="28"/>
        </w:rPr>
      </w:pPr>
      <w:r w:rsidRPr="005B3B3E">
        <w:rPr>
          <w:rFonts w:ascii="Times New Roman" w:hAnsi="Times New Roman" w:cs="Times New Roman"/>
          <w:color w:val="2E2E2E"/>
          <w:sz w:val="28"/>
          <w:szCs w:val="28"/>
        </w:rPr>
        <w:t>2: atypical angina,</w:t>
      </w:r>
    </w:p>
    <w:p w14:paraId="5D68A790" w14:textId="79AE145C" w:rsidR="005B3B3E" w:rsidRDefault="005B3B3E" w:rsidP="005B3B3E">
      <w:pPr>
        <w:rPr>
          <w:rFonts w:ascii="Times New Roman" w:hAnsi="Times New Roman" w:cs="Times New Roman"/>
          <w:color w:val="2E2E2E"/>
          <w:sz w:val="28"/>
          <w:szCs w:val="28"/>
        </w:rPr>
      </w:pPr>
      <w:r w:rsidRPr="005B3B3E">
        <w:rPr>
          <w:rFonts w:ascii="Times New Roman" w:hAnsi="Times New Roman" w:cs="Times New Roman"/>
          <w:color w:val="2E2E2E"/>
          <w:sz w:val="28"/>
          <w:szCs w:val="28"/>
        </w:rPr>
        <w:t xml:space="preserve"> </w:t>
      </w:r>
      <w:r>
        <w:rPr>
          <w:rFonts w:ascii="Times New Roman" w:hAnsi="Times New Roman" w:cs="Times New Roman"/>
          <w:color w:val="2E2E2E"/>
          <w:sz w:val="28"/>
          <w:szCs w:val="28"/>
        </w:rPr>
        <w:tab/>
      </w:r>
      <w:r>
        <w:rPr>
          <w:rFonts w:ascii="Times New Roman" w:hAnsi="Times New Roman" w:cs="Times New Roman"/>
          <w:color w:val="2E2E2E"/>
          <w:sz w:val="28"/>
          <w:szCs w:val="28"/>
        </w:rPr>
        <w:tab/>
      </w:r>
      <w:r>
        <w:rPr>
          <w:rFonts w:ascii="Times New Roman" w:hAnsi="Times New Roman" w:cs="Times New Roman"/>
          <w:color w:val="2E2E2E"/>
          <w:sz w:val="28"/>
          <w:szCs w:val="28"/>
        </w:rPr>
        <w:tab/>
      </w:r>
      <w:r w:rsidRPr="005B3B3E">
        <w:rPr>
          <w:rFonts w:ascii="Times New Roman" w:hAnsi="Times New Roman" w:cs="Times New Roman"/>
          <w:color w:val="2E2E2E"/>
          <w:sz w:val="28"/>
          <w:szCs w:val="28"/>
        </w:rPr>
        <w:t>3: non-</w:t>
      </w:r>
      <w:r>
        <w:rPr>
          <w:rFonts w:ascii="Times New Roman" w:hAnsi="Times New Roman" w:cs="Times New Roman"/>
          <w:color w:val="2E2E2E"/>
          <w:sz w:val="28"/>
          <w:szCs w:val="28"/>
        </w:rPr>
        <w:t xml:space="preserve"> </w:t>
      </w:r>
      <w:r w:rsidRPr="005B3B3E">
        <w:rPr>
          <w:rFonts w:ascii="Times New Roman" w:hAnsi="Times New Roman" w:cs="Times New Roman"/>
          <w:color w:val="2E2E2E"/>
          <w:sz w:val="28"/>
          <w:szCs w:val="28"/>
        </w:rPr>
        <w:t>anginal</w:t>
      </w:r>
      <w:r>
        <w:rPr>
          <w:rFonts w:ascii="Times New Roman" w:hAnsi="Times New Roman" w:cs="Times New Roman"/>
          <w:color w:val="2E2E2E"/>
          <w:sz w:val="28"/>
          <w:szCs w:val="28"/>
        </w:rPr>
        <w:t xml:space="preserve"> </w:t>
      </w:r>
      <w:r w:rsidRPr="005B3B3E">
        <w:rPr>
          <w:rFonts w:ascii="Times New Roman" w:hAnsi="Times New Roman" w:cs="Times New Roman"/>
          <w:color w:val="2E2E2E"/>
          <w:sz w:val="28"/>
          <w:szCs w:val="28"/>
        </w:rPr>
        <w:t>pain,</w:t>
      </w:r>
    </w:p>
    <w:p w14:paraId="693E9C62" w14:textId="668A298B" w:rsidR="005B3B3E" w:rsidRPr="005B3B3E" w:rsidRDefault="005B3B3E" w:rsidP="005B3B3E">
      <w:pPr>
        <w:ind w:left="1440" w:firstLine="720"/>
        <w:rPr>
          <w:rFonts w:ascii="Times New Roman" w:hAnsi="Times New Roman" w:cs="Times New Roman"/>
          <w:color w:val="2E2E2E"/>
          <w:sz w:val="28"/>
          <w:szCs w:val="28"/>
        </w:rPr>
      </w:pPr>
      <w:r w:rsidRPr="005B3B3E">
        <w:rPr>
          <w:rFonts w:ascii="Times New Roman" w:hAnsi="Times New Roman" w:cs="Times New Roman"/>
          <w:color w:val="2E2E2E"/>
          <w:sz w:val="28"/>
          <w:szCs w:val="28"/>
        </w:rPr>
        <w:t>4: asymptomatic</w:t>
      </w:r>
    </w:p>
    <w:p w14:paraId="3B4F554E" w14:textId="220257AF" w:rsidR="005B3B3E" w:rsidRPr="005B3B3E" w:rsidRDefault="005B3B3E" w:rsidP="005B3B3E">
      <w:pPr>
        <w:rPr>
          <w:rFonts w:ascii="Times New Roman" w:hAnsi="Times New Roman" w:cs="Times New Roman"/>
          <w:color w:val="2E2E2E"/>
          <w:sz w:val="28"/>
          <w:szCs w:val="28"/>
        </w:rPr>
      </w:pPr>
    </w:p>
    <w:p w14:paraId="6D885BBD" w14:textId="39300CB6" w:rsidR="005B3B3E" w:rsidRPr="005B3B3E" w:rsidRDefault="005B3B3E" w:rsidP="005B3B3E">
      <w:pPr>
        <w:rPr>
          <w:rFonts w:ascii="Times New Roman" w:hAnsi="Times New Roman" w:cs="Times New Roman"/>
          <w:color w:val="2E2E2E"/>
          <w:sz w:val="28"/>
          <w:szCs w:val="28"/>
        </w:rPr>
      </w:pPr>
      <w:r w:rsidRPr="005B3B3E">
        <w:rPr>
          <w:rFonts w:ascii="Times New Roman" w:hAnsi="Times New Roman" w:cs="Times New Roman"/>
          <w:color w:val="2E2E2E"/>
          <w:sz w:val="28"/>
          <w:szCs w:val="28"/>
        </w:rPr>
        <w:t>trestbps:</w:t>
      </w:r>
      <w:r w:rsidRPr="005B3B3E">
        <w:rPr>
          <w:rFonts w:ascii="Times New Roman" w:hAnsi="Times New Roman" w:cs="Times New Roman"/>
          <w:color w:val="2E2E2E"/>
          <w:sz w:val="28"/>
          <w:szCs w:val="28"/>
        </w:rPr>
        <w:tab/>
      </w:r>
      <w:r w:rsidRPr="005B3B3E">
        <w:rPr>
          <w:rFonts w:ascii="Times New Roman" w:hAnsi="Times New Roman" w:cs="Times New Roman"/>
          <w:color w:val="2E2E2E"/>
          <w:sz w:val="28"/>
          <w:szCs w:val="28"/>
        </w:rPr>
        <w:tab/>
      </w:r>
      <w:r>
        <w:rPr>
          <w:rFonts w:ascii="Times New Roman" w:hAnsi="Times New Roman" w:cs="Times New Roman"/>
          <w:color w:val="2E2E2E"/>
          <w:sz w:val="28"/>
          <w:szCs w:val="28"/>
        </w:rPr>
        <w:t xml:space="preserve">         </w:t>
      </w:r>
      <w:r w:rsidRPr="005B3B3E">
        <w:rPr>
          <w:rFonts w:ascii="Times New Roman" w:hAnsi="Times New Roman" w:cs="Times New Roman"/>
          <w:color w:val="2E2E2E"/>
          <w:sz w:val="28"/>
          <w:szCs w:val="28"/>
        </w:rPr>
        <w:t>resting blood pressure</w:t>
      </w:r>
    </w:p>
    <w:p w14:paraId="233449AA" w14:textId="43BFDC89" w:rsidR="005B3B3E" w:rsidRPr="005B3B3E" w:rsidRDefault="005B3B3E" w:rsidP="005B3B3E">
      <w:pPr>
        <w:rPr>
          <w:rFonts w:ascii="Times New Roman" w:hAnsi="Times New Roman" w:cs="Times New Roman"/>
          <w:color w:val="2E2E2E"/>
          <w:sz w:val="28"/>
          <w:szCs w:val="28"/>
        </w:rPr>
      </w:pPr>
      <w:r w:rsidRPr="005B3B3E">
        <w:rPr>
          <w:rFonts w:ascii="Times New Roman" w:hAnsi="Times New Roman" w:cs="Times New Roman"/>
          <w:color w:val="2E2E2E"/>
          <w:sz w:val="28"/>
          <w:szCs w:val="28"/>
        </w:rPr>
        <w:t>chol:</w:t>
      </w:r>
      <w:r w:rsidRPr="005B3B3E">
        <w:rPr>
          <w:rFonts w:ascii="Times New Roman" w:hAnsi="Times New Roman" w:cs="Times New Roman"/>
          <w:color w:val="2E2E2E"/>
          <w:sz w:val="28"/>
          <w:szCs w:val="28"/>
        </w:rPr>
        <w:tab/>
      </w:r>
      <w:r w:rsidRPr="005B3B3E">
        <w:rPr>
          <w:rFonts w:ascii="Times New Roman" w:hAnsi="Times New Roman" w:cs="Times New Roman"/>
          <w:color w:val="2E2E2E"/>
          <w:sz w:val="28"/>
          <w:szCs w:val="28"/>
        </w:rPr>
        <w:tab/>
      </w:r>
      <w:r w:rsidRPr="005B3B3E">
        <w:rPr>
          <w:rFonts w:ascii="Times New Roman" w:hAnsi="Times New Roman" w:cs="Times New Roman"/>
          <w:color w:val="2E2E2E"/>
          <w:sz w:val="28"/>
          <w:szCs w:val="28"/>
        </w:rPr>
        <w:tab/>
      </w:r>
      <w:r>
        <w:rPr>
          <w:rFonts w:ascii="Times New Roman" w:hAnsi="Times New Roman" w:cs="Times New Roman"/>
          <w:color w:val="2E2E2E"/>
          <w:sz w:val="28"/>
          <w:szCs w:val="28"/>
        </w:rPr>
        <w:t xml:space="preserve">        </w:t>
      </w:r>
      <w:r w:rsidRPr="005B3B3E">
        <w:rPr>
          <w:rFonts w:ascii="Times New Roman" w:hAnsi="Times New Roman" w:cs="Times New Roman"/>
          <w:color w:val="2E2E2E"/>
          <w:sz w:val="28"/>
          <w:szCs w:val="28"/>
        </w:rPr>
        <w:t xml:space="preserve"> serum cholestoral in mg/dl</w:t>
      </w:r>
    </w:p>
    <w:p w14:paraId="27FAB6BB" w14:textId="0808B8FD" w:rsidR="005B3B3E" w:rsidRPr="005B3B3E" w:rsidRDefault="005B3B3E" w:rsidP="005B3B3E">
      <w:pPr>
        <w:rPr>
          <w:rFonts w:ascii="Times New Roman" w:hAnsi="Times New Roman" w:cs="Times New Roman"/>
          <w:color w:val="2E2E2E"/>
          <w:sz w:val="28"/>
          <w:szCs w:val="28"/>
        </w:rPr>
      </w:pPr>
      <w:r w:rsidRPr="005B3B3E">
        <w:rPr>
          <w:rFonts w:ascii="Times New Roman" w:hAnsi="Times New Roman" w:cs="Times New Roman"/>
          <w:color w:val="2E2E2E"/>
          <w:sz w:val="28"/>
          <w:szCs w:val="28"/>
        </w:rPr>
        <w:t>fbs:</w:t>
      </w:r>
      <w:r w:rsidRPr="005B3B3E">
        <w:rPr>
          <w:rFonts w:ascii="Times New Roman" w:hAnsi="Times New Roman" w:cs="Times New Roman"/>
          <w:color w:val="2E2E2E"/>
          <w:sz w:val="28"/>
          <w:szCs w:val="28"/>
        </w:rPr>
        <w:tab/>
      </w:r>
      <w:r w:rsidRPr="005B3B3E">
        <w:rPr>
          <w:rFonts w:ascii="Times New Roman" w:hAnsi="Times New Roman" w:cs="Times New Roman"/>
          <w:color w:val="2E2E2E"/>
          <w:sz w:val="28"/>
          <w:szCs w:val="28"/>
        </w:rPr>
        <w:tab/>
      </w:r>
      <w:r w:rsidRPr="005B3B3E">
        <w:rPr>
          <w:rFonts w:ascii="Times New Roman" w:hAnsi="Times New Roman" w:cs="Times New Roman"/>
          <w:color w:val="2E2E2E"/>
          <w:sz w:val="28"/>
          <w:szCs w:val="28"/>
        </w:rPr>
        <w:tab/>
      </w:r>
      <w:r>
        <w:rPr>
          <w:rFonts w:ascii="Times New Roman" w:hAnsi="Times New Roman" w:cs="Times New Roman"/>
          <w:color w:val="2E2E2E"/>
          <w:sz w:val="28"/>
          <w:szCs w:val="28"/>
        </w:rPr>
        <w:t xml:space="preserve">          </w:t>
      </w:r>
      <w:r w:rsidRPr="005B3B3E">
        <w:rPr>
          <w:rFonts w:ascii="Times New Roman" w:hAnsi="Times New Roman" w:cs="Times New Roman"/>
          <w:color w:val="2E2E2E"/>
          <w:sz w:val="28"/>
          <w:szCs w:val="28"/>
        </w:rPr>
        <w:t>fasting blood sugar &gt; 120 mg/dl</w:t>
      </w:r>
    </w:p>
    <w:p w14:paraId="5840F1B5" w14:textId="77777777" w:rsidR="005B3B3E" w:rsidRPr="005B3B3E" w:rsidRDefault="005B3B3E" w:rsidP="005B3B3E">
      <w:pPr>
        <w:rPr>
          <w:rFonts w:ascii="Times New Roman" w:hAnsi="Times New Roman" w:cs="Times New Roman"/>
          <w:color w:val="2E2E2E"/>
          <w:sz w:val="28"/>
          <w:szCs w:val="28"/>
        </w:rPr>
      </w:pPr>
      <w:r w:rsidRPr="005B3B3E">
        <w:rPr>
          <w:rFonts w:ascii="Times New Roman" w:hAnsi="Times New Roman" w:cs="Times New Roman"/>
          <w:color w:val="2E2E2E"/>
          <w:sz w:val="28"/>
          <w:szCs w:val="28"/>
        </w:rPr>
        <w:t>restecg:</w:t>
      </w:r>
      <w:r w:rsidRPr="005B3B3E">
        <w:rPr>
          <w:rFonts w:ascii="Times New Roman" w:hAnsi="Times New Roman" w:cs="Times New Roman"/>
          <w:color w:val="2E2E2E"/>
          <w:sz w:val="28"/>
          <w:szCs w:val="28"/>
        </w:rPr>
        <w:tab/>
      </w:r>
      <w:r w:rsidRPr="005B3B3E">
        <w:rPr>
          <w:rFonts w:ascii="Times New Roman" w:hAnsi="Times New Roman" w:cs="Times New Roman"/>
          <w:color w:val="2E2E2E"/>
          <w:sz w:val="28"/>
          <w:szCs w:val="28"/>
        </w:rPr>
        <w:tab/>
      </w:r>
      <w:r w:rsidRPr="005B3B3E">
        <w:rPr>
          <w:rFonts w:ascii="Times New Roman" w:hAnsi="Times New Roman" w:cs="Times New Roman"/>
          <w:color w:val="2E2E2E"/>
          <w:sz w:val="28"/>
          <w:szCs w:val="28"/>
        </w:rPr>
        <w:tab/>
        <w:t>resting electrocardiographic results (values 0,1,2)</w:t>
      </w:r>
    </w:p>
    <w:p w14:paraId="4E859B6C" w14:textId="77777777" w:rsidR="005B3B3E" w:rsidRPr="005B3B3E" w:rsidRDefault="005B3B3E" w:rsidP="005B3B3E">
      <w:pPr>
        <w:rPr>
          <w:rFonts w:ascii="Times New Roman" w:hAnsi="Times New Roman" w:cs="Times New Roman"/>
          <w:color w:val="2E2E2E"/>
          <w:sz w:val="28"/>
          <w:szCs w:val="28"/>
        </w:rPr>
      </w:pPr>
      <w:r w:rsidRPr="005B3B3E">
        <w:rPr>
          <w:rFonts w:ascii="Times New Roman" w:hAnsi="Times New Roman" w:cs="Times New Roman"/>
          <w:color w:val="2E2E2E"/>
          <w:sz w:val="28"/>
          <w:szCs w:val="28"/>
        </w:rPr>
        <w:t>thalach:</w:t>
      </w:r>
      <w:r w:rsidRPr="005B3B3E">
        <w:rPr>
          <w:rFonts w:ascii="Times New Roman" w:hAnsi="Times New Roman" w:cs="Times New Roman"/>
          <w:color w:val="2E2E2E"/>
          <w:sz w:val="28"/>
          <w:szCs w:val="28"/>
        </w:rPr>
        <w:tab/>
      </w:r>
      <w:r w:rsidRPr="005B3B3E">
        <w:rPr>
          <w:rFonts w:ascii="Times New Roman" w:hAnsi="Times New Roman" w:cs="Times New Roman"/>
          <w:color w:val="2E2E2E"/>
          <w:sz w:val="28"/>
          <w:szCs w:val="28"/>
        </w:rPr>
        <w:tab/>
      </w:r>
      <w:r w:rsidRPr="005B3B3E">
        <w:rPr>
          <w:rFonts w:ascii="Times New Roman" w:hAnsi="Times New Roman" w:cs="Times New Roman"/>
          <w:color w:val="2E2E2E"/>
          <w:sz w:val="28"/>
          <w:szCs w:val="28"/>
        </w:rPr>
        <w:tab/>
        <w:t xml:space="preserve"> maximum heart rate achieved</w:t>
      </w:r>
    </w:p>
    <w:p w14:paraId="76A862EF" w14:textId="77777777" w:rsidR="005B3B3E" w:rsidRPr="005B3B3E" w:rsidRDefault="005B3B3E" w:rsidP="005B3B3E">
      <w:pPr>
        <w:rPr>
          <w:rFonts w:ascii="Times New Roman" w:hAnsi="Times New Roman" w:cs="Times New Roman"/>
          <w:color w:val="2E2E2E"/>
          <w:sz w:val="28"/>
          <w:szCs w:val="28"/>
        </w:rPr>
      </w:pPr>
      <w:r w:rsidRPr="005B3B3E">
        <w:rPr>
          <w:rFonts w:ascii="Times New Roman" w:hAnsi="Times New Roman" w:cs="Times New Roman"/>
          <w:color w:val="2E2E2E"/>
          <w:sz w:val="28"/>
          <w:szCs w:val="28"/>
        </w:rPr>
        <w:t>exang:</w:t>
      </w:r>
      <w:r w:rsidRPr="005B3B3E">
        <w:rPr>
          <w:rFonts w:ascii="Times New Roman" w:hAnsi="Times New Roman" w:cs="Times New Roman"/>
          <w:color w:val="2E2E2E"/>
          <w:sz w:val="28"/>
          <w:szCs w:val="28"/>
        </w:rPr>
        <w:tab/>
      </w:r>
      <w:r w:rsidRPr="005B3B3E">
        <w:rPr>
          <w:rFonts w:ascii="Times New Roman" w:hAnsi="Times New Roman" w:cs="Times New Roman"/>
          <w:color w:val="2E2E2E"/>
          <w:sz w:val="28"/>
          <w:szCs w:val="28"/>
        </w:rPr>
        <w:tab/>
      </w:r>
      <w:r w:rsidRPr="005B3B3E">
        <w:rPr>
          <w:rFonts w:ascii="Times New Roman" w:hAnsi="Times New Roman" w:cs="Times New Roman"/>
          <w:color w:val="2E2E2E"/>
          <w:sz w:val="28"/>
          <w:szCs w:val="28"/>
        </w:rPr>
        <w:tab/>
        <w:t>exercise induced angina</w:t>
      </w:r>
    </w:p>
    <w:p w14:paraId="34E86FD3" w14:textId="77777777" w:rsidR="005B3B3E" w:rsidRPr="005B3B3E" w:rsidRDefault="005B3B3E" w:rsidP="005B3B3E">
      <w:pPr>
        <w:rPr>
          <w:rFonts w:ascii="Times New Roman" w:hAnsi="Times New Roman" w:cs="Times New Roman"/>
          <w:color w:val="2E2E2E"/>
          <w:sz w:val="28"/>
          <w:szCs w:val="28"/>
        </w:rPr>
      </w:pPr>
      <w:r w:rsidRPr="005B3B3E">
        <w:rPr>
          <w:rFonts w:ascii="Times New Roman" w:hAnsi="Times New Roman" w:cs="Times New Roman"/>
          <w:color w:val="2E2E2E"/>
          <w:sz w:val="28"/>
          <w:szCs w:val="28"/>
        </w:rPr>
        <w:t>oldpeak:</w:t>
      </w:r>
      <w:r w:rsidRPr="005B3B3E">
        <w:rPr>
          <w:rFonts w:ascii="Times New Roman" w:hAnsi="Times New Roman" w:cs="Times New Roman"/>
          <w:color w:val="2E2E2E"/>
          <w:sz w:val="28"/>
          <w:szCs w:val="28"/>
        </w:rPr>
        <w:tab/>
      </w:r>
      <w:r w:rsidRPr="005B3B3E">
        <w:rPr>
          <w:rFonts w:ascii="Times New Roman" w:hAnsi="Times New Roman" w:cs="Times New Roman"/>
          <w:color w:val="2E2E2E"/>
          <w:sz w:val="28"/>
          <w:szCs w:val="28"/>
        </w:rPr>
        <w:tab/>
      </w:r>
      <w:r w:rsidRPr="005B3B3E">
        <w:rPr>
          <w:rFonts w:ascii="Times New Roman" w:hAnsi="Times New Roman" w:cs="Times New Roman"/>
          <w:color w:val="2E2E2E"/>
          <w:sz w:val="28"/>
          <w:szCs w:val="28"/>
        </w:rPr>
        <w:tab/>
        <w:t>oldpeak = ST depression induced by exercise relative to rest</w:t>
      </w:r>
    </w:p>
    <w:p w14:paraId="5416B503" w14:textId="77777777" w:rsidR="005B3B3E" w:rsidRPr="005B3B3E" w:rsidRDefault="005B3B3E" w:rsidP="005B3B3E">
      <w:pPr>
        <w:rPr>
          <w:rFonts w:ascii="Times New Roman" w:hAnsi="Times New Roman" w:cs="Times New Roman"/>
          <w:color w:val="2E2E2E"/>
          <w:sz w:val="28"/>
          <w:szCs w:val="28"/>
        </w:rPr>
      </w:pPr>
      <w:r w:rsidRPr="005B3B3E">
        <w:rPr>
          <w:rFonts w:ascii="Times New Roman" w:hAnsi="Times New Roman" w:cs="Times New Roman"/>
          <w:color w:val="2E2E2E"/>
          <w:sz w:val="28"/>
          <w:szCs w:val="28"/>
        </w:rPr>
        <w:t>slope:</w:t>
      </w:r>
      <w:r w:rsidRPr="005B3B3E">
        <w:rPr>
          <w:rFonts w:ascii="Times New Roman" w:hAnsi="Times New Roman" w:cs="Times New Roman"/>
          <w:color w:val="2E2E2E"/>
          <w:sz w:val="28"/>
          <w:szCs w:val="28"/>
        </w:rPr>
        <w:tab/>
      </w:r>
      <w:r w:rsidRPr="005B3B3E">
        <w:rPr>
          <w:rFonts w:ascii="Times New Roman" w:hAnsi="Times New Roman" w:cs="Times New Roman"/>
          <w:color w:val="2E2E2E"/>
          <w:sz w:val="28"/>
          <w:szCs w:val="28"/>
        </w:rPr>
        <w:tab/>
      </w:r>
      <w:r w:rsidRPr="005B3B3E">
        <w:rPr>
          <w:rFonts w:ascii="Times New Roman" w:hAnsi="Times New Roman" w:cs="Times New Roman"/>
          <w:color w:val="2E2E2E"/>
          <w:sz w:val="28"/>
          <w:szCs w:val="28"/>
        </w:rPr>
        <w:tab/>
        <w:t>the slope of the peak exercise ST segment</w:t>
      </w:r>
    </w:p>
    <w:p w14:paraId="062B193F" w14:textId="77777777" w:rsidR="005B3B3E" w:rsidRPr="005B3B3E" w:rsidRDefault="005B3B3E" w:rsidP="005B3B3E">
      <w:pPr>
        <w:rPr>
          <w:rFonts w:ascii="Times New Roman" w:hAnsi="Times New Roman" w:cs="Times New Roman"/>
          <w:color w:val="2E2E2E"/>
          <w:sz w:val="28"/>
          <w:szCs w:val="28"/>
        </w:rPr>
      </w:pPr>
      <w:r w:rsidRPr="005B3B3E">
        <w:rPr>
          <w:rFonts w:ascii="Times New Roman" w:hAnsi="Times New Roman" w:cs="Times New Roman"/>
          <w:color w:val="2E2E2E"/>
          <w:sz w:val="28"/>
          <w:szCs w:val="28"/>
        </w:rPr>
        <w:t>ca:</w:t>
      </w:r>
      <w:r w:rsidRPr="005B3B3E">
        <w:rPr>
          <w:rFonts w:ascii="Times New Roman" w:hAnsi="Times New Roman" w:cs="Times New Roman"/>
          <w:color w:val="2E2E2E"/>
          <w:sz w:val="28"/>
          <w:szCs w:val="28"/>
        </w:rPr>
        <w:tab/>
      </w:r>
      <w:r w:rsidRPr="005B3B3E">
        <w:rPr>
          <w:rFonts w:ascii="Times New Roman" w:hAnsi="Times New Roman" w:cs="Times New Roman"/>
          <w:color w:val="2E2E2E"/>
          <w:sz w:val="28"/>
          <w:szCs w:val="28"/>
        </w:rPr>
        <w:tab/>
      </w:r>
      <w:r w:rsidRPr="005B3B3E">
        <w:rPr>
          <w:rFonts w:ascii="Times New Roman" w:hAnsi="Times New Roman" w:cs="Times New Roman"/>
          <w:color w:val="2E2E2E"/>
          <w:sz w:val="28"/>
          <w:szCs w:val="28"/>
        </w:rPr>
        <w:tab/>
        <w:t>number of major vessels (0-3) colored by flourosopy</w:t>
      </w:r>
    </w:p>
    <w:p w14:paraId="0D05A83C" w14:textId="5C59F520" w:rsidR="005B3B3E" w:rsidRDefault="005B3B3E" w:rsidP="005B3B3E">
      <w:pPr>
        <w:rPr>
          <w:rFonts w:ascii="Times New Roman" w:hAnsi="Times New Roman" w:cs="Times New Roman"/>
          <w:color w:val="2E2E2E"/>
          <w:sz w:val="28"/>
          <w:szCs w:val="28"/>
        </w:rPr>
      </w:pPr>
      <w:r w:rsidRPr="005B3B3E">
        <w:rPr>
          <w:rFonts w:ascii="Times New Roman" w:hAnsi="Times New Roman" w:cs="Times New Roman"/>
          <w:color w:val="2E2E2E"/>
          <w:sz w:val="28"/>
          <w:szCs w:val="28"/>
        </w:rPr>
        <w:t>thal:</w:t>
      </w:r>
      <w:r w:rsidRPr="005B3B3E">
        <w:rPr>
          <w:rFonts w:ascii="Times New Roman" w:hAnsi="Times New Roman" w:cs="Times New Roman"/>
          <w:color w:val="2E2E2E"/>
          <w:sz w:val="28"/>
          <w:szCs w:val="28"/>
        </w:rPr>
        <w:tab/>
      </w:r>
      <w:r w:rsidRPr="005B3B3E">
        <w:rPr>
          <w:rFonts w:ascii="Times New Roman" w:hAnsi="Times New Roman" w:cs="Times New Roman"/>
          <w:color w:val="2E2E2E"/>
          <w:sz w:val="28"/>
          <w:szCs w:val="28"/>
        </w:rPr>
        <w:tab/>
      </w:r>
      <w:r w:rsidRPr="005B3B3E">
        <w:rPr>
          <w:rFonts w:ascii="Times New Roman" w:hAnsi="Times New Roman" w:cs="Times New Roman"/>
          <w:color w:val="2E2E2E"/>
          <w:sz w:val="28"/>
          <w:szCs w:val="28"/>
        </w:rPr>
        <w:tab/>
        <w:t>thal: 3 = normal; 6 = fixed defect; 7 = reversable defect</w:t>
      </w:r>
      <w:r>
        <w:rPr>
          <w:rFonts w:ascii="Times New Roman" w:hAnsi="Times New Roman" w:cs="Times New Roman"/>
          <w:color w:val="2E2E2E"/>
          <w:sz w:val="28"/>
          <w:szCs w:val="28"/>
        </w:rPr>
        <w:t xml:space="preserve">     </w:t>
      </w:r>
    </w:p>
    <w:p w14:paraId="021DC3EA" w14:textId="77777777" w:rsidR="00EB6E50" w:rsidRDefault="00EB6E50" w:rsidP="005B3B3E">
      <w:pPr>
        <w:rPr>
          <w:rFonts w:ascii="Times New Roman" w:hAnsi="Times New Roman" w:cs="Times New Roman"/>
          <w:color w:val="2E2E2E"/>
          <w:sz w:val="28"/>
          <w:szCs w:val="28"/>
        </w:rPr>
      </w:pPr>
    </w:p>
    <w:p w14:paraId="6C9006A8" w14:textId="6DE7B556" w:rsidR="00A27AB3" w:rsidRPr="00E06451" w:rsidRDefault="005B3B3E" w:rsidP="00E06451">
      <w:pPr>
        <w:pStyle w:val="ListParagraph"/>
        <w:numPr>
          <w:ilvl w:val="0"/>
          <w:numId w:val="2"/>
        </w:numPr>
        <w:pBdr>
          <w:bottom w:val="single" w:sz="4" w:space="1" w:color="auto"/>
        </w:pBdr>
        <w:rPr>
          <w:rFonts w:ascii="Times New Roman" w:hAnsi="Times New Roman" w:cs="Times New Roman"/>
          <w:b/>
          <w:bCs/>
          <w:color w:val="2E2E2E"/>
          <w:sz w:val="32"/>
          <w:szCs w:val="32"/>
        </w:rPr>
      </w:pPr>
      <w:r w:rsidRPr="00E06451">
        <w:rPr>
          <w:rFonts w:ascii="Times New Roman" w:hAnsi="Times New Roman" w:cs="Times New Roman"/>
          <w:b/>
          <w:bCs/>
          <w:color w:val="2E2E2E"/>
          <w:sz w:val="32"/>
          <w:szCs w:val="32"/>
        </w:rPr>
        <w:lastRenderedPageBreak/>
        <w:t>Chapter-2: - Conditions applied on dataset for identifying</w:t>
      </w:r>
      <w:r w:rsidR="00AE4273" w:rsidRPr="00E06451">
        <w:rPr>
          <w:rFonts w:ascii="Times New Roman" w:hAnsi="Times New Roman" w:cs="Times New Roman"/>
          <w:b/>
          <w:bCs/>
          <w:color w:val="2E2E2E"/>
          <w:sz w:val="32"/>
          <w:szCs w:val="32"/>
        </w:rPr>
        <w:t xml:space="preserve"> </w:t>
      </w:r>
      <w:r w:rsidRPr="00E06451">
        <w:rPr>
          <w:rFonts w:ascii="Times New Roman" w:hAnsi="Times New Roman" w:cs="Times New Roman"/>
          <w:b/>
          <w:bCs/>
          <w:color w:val="2E2E2E"/>
          <w:sz w:val="32"/>
          <w:szCs w:val="32"/>
        </w:rPr>
        <w:t>disease</w:t>
      </w:r>
    </w:p>
    <w:p w14:paraId="56261F81" w14:textId="03D7ACF1" w:rsidR="00AE4273" w:rsidRDefault="00AE4273" w:rsidP="00AE4273">
      <w:pPr>
        <w:rPr>
          <w:rFonts w:ascii="Times New Roman" w:hAnsi="Times New Roman" w:cs="Times New Roman"/>
          <w:color w:val="2E2E2E"/>
          <w:sz w:val="28"/>
          <w:szCs w:val="28"/>
        </w:rPr>
      </w:pPr>
      <w:r>
        <w:rPr>
          <w:rFonts w:ascii="Times New Roman" w:hAnsi="Times New Roman" w:cs="Times New Roman"/>
          <w:color w:val="2E2E2E"/>
          <w:sz w:val="28"/>
          <w:szCs w:val="28"/>
        </w:rPr>
        <w:t>In this project we have used two important libraries and functions to determine whether the person will suffer from heart disease or not</w:t>
      </w:r>
      <w:r w:rsidR="00E84267">
        <w:rPr>
          <w:rFonts w:ascii="Times New Roman" w:hAnsi="Times New Roman" w:cs="Times New Roman"/>
          <w:color w:val="2E2E2E"/>
          <w:sz w:val="28"/>
          <w:szCs w:val="28"/>
        </w:rPr>
        <w:t xml:space="preserve"> using :-</w:t>
      </w:r>
    </w:p>
    <w:p w14:paraId="1C9123E4" w14:textId="452BD28D" w:rsidR="00AE4273" w:rsidRPr="00AE4273" w:rsidRDefault="00AE4273" w:rsidP="00AE4273">
      <w:pPr>
        <w:pStyle w:val="ListParagraph"/>
        <w:numPr>
          <w:ilvl w:val="0"/>
          <w:numId w:val="4"/>
        </w:numPr>
        <w:rPr>
          <w:rFonts w:ascii="Times New Roman" w:hAnsi="Times New Roman" w:cs="Times New Roman"/>
          <w:color w:val="2E2E2E"/>
          <w:sz w:val="28"/>
          <w:szCs w:val="28"/>
        </w:rPr>
      </w:pPr>
      <w:r w:rsidRPr="00AE4273">
        <w:rPr>
          <w:rFonts w:ascii="Times New Roman" w:hAnsi="Times New Roman" w:cs="Times New Roman"/>
          <w:color w:val="2E2E2E"/>
          <w:sz w:val="28"/>
          <w:szCs w:val="28"/>
        </w:rPr>
        <w:t>Sklearn Model</w:t>
      </w:r>
    </w:p>
    <w:p w14:paraId="48C727F8" w14:textId="3D39515A" w:rsidR="00A27AB3" w:rsidRPr="00AE4273" w:rsidRDefault="00AE4273" w:rsidP="00AE4273">
      <w:pPr>
        <w:pStyle w:val="ListParagraph"/>
        <w:numPr>
          <w:ilvl w:val="0"/>
          <w:numId w:val="4"/>
        </w:numPr>
        <w:rPr>
          <w:rFonts w:ascii="Times New Roman" w:hAnsi="Times New Roman" w:cs="Times New Roman"/>
          <w:color w:val="2E2E2E"/>
          <w:sz w:val="28"/>
          <w:szCs w:val="28"/>
        </w:rPr>
      </w:pPr>
      <w:r w:rsidRPr="00AE4273">
        <w:rPr>
          <w:rFonts w:ascii="Times New Roman" w:hAnsi="Times New Roman" w:cs="Times New Roman"/>
          <w:color w:val="2E2E2E"/>
          <w:sz w:val="28"/>
          <w:szCs w:val="28"/>
        </w:rPr>
        <w:t>Decision Tree Classifier</w:t>
      </w:r>
    </w:p>
    <w:p w14:paraId="2F636813" w14:textId="0540816C" w:rsidR="00A27AB3" w:rsidRDefault="00AE4273" w:rsidP="00A27AB3">
      <w:pPr>
        <w:rPr>
          <w:rFonts w:ascii="Times New Roman" w:hAnsi="Times New Roman" w:cs="Times New Roman"/>
          <w:color w:val="2E2E2E"/>
          <w:sz w:val="28"/>
          <w:szCs w:val="28"/>
        </w:rPr>
      </w:pPr>
      <w:r>
        <w:rPr>
          <w:rFonts w:ascii="Times New Roman" w:hAnsi="Times New Roman" w:cs="Times New Roman"/>
          <w:color w:val="2E2E2E"/>
          <w:sz w:val="28"/>
          <w:szCs w:val="28"/>
        </w:rPr>
        <w:t>Sklearn is the library used in this project to train and test the module and to create a module we have used “</w:t>
      </w:r>
      <w:r w:rsidRPr="00AE4273">
        <w:rPr>
          <w:rFonts w:ascii="Times New Roman" w:hAnsi="Times New Roman" w:cs="Times New Roman"/>
          <w:color w:val="2E2E2E"/>
          <w:sz w:val="28"/>
          <w:szCs w:val="28"/>
        </w:rPr>
        <w:t>Decision Tree Classifier</w:t>
      </w:r>
      <w:r>
        <w:rPr>
          <w:rFonts w:ascii="Times New Roman" w:hAnsi="Times New Roman" w:cs="Times New Roman"/>
          <w:color w:val="2E2E2E"/>
          <w:sz w:val="28"/>
          <w:szCs w:val="28"/>
        </w:rPr>
        <w:t>”.</w:t>
      </w:r>
    </w:p>
    <w:p w14:paraId="16B1BDC4" w14:textId="4923D2B4" w:rsidR="00FA3BCC" w:rsidRDefault="00FA3BCC" w:rsidP="00A27AB3">
      <w:pPr>
        <w:rPr>
          <w:rFonts w:ascii="Times New Roman" w:hAnsi="Times New Roman" w:cs="Times New Roman"/>
          <w:color w:val="2E2E2E"/>
          <w:sz w:val="28"/>
          <w:szCs w:val="28"/>
        </w:rPr>
      </w:pPr>
      <w:r w:rsidRPr="00FA3BCC">
        <w:rPr>
          <w:rFonts w:ascii="Times New Roman" w:hAnsi="Times New Roman" w:cs="Times New Roman"/>
          <w:b/>
          <w:bCs/>
          <w:color w:val="2E2E2E"/>
          <w:sz w:val="28"/>
          <w:szCs w:val="28"/>
        </w:rPr>
        <w:t>Example:</w:t>
      </w:r>
      <w:r w:rsidR="000F472A">
        <w:rPr>
          <w:rFonts w:ascii="Times New Roman" w:hAnsi="Times New Roman" w:cs="Times New Roman"/>
          <w:b/>
          <w:bCs/>
          <w:color w:val="2E2E2E"/>
          <w:sz w:val="28"/>
          <w:szCs w:val="28"/>
        </w:rPr>
        <w:t xml:space="preserve"> </w:t>
      </w:r>
      <w:r w:rsidRPr="00FA3BCC">
        <w:rPr>
          <w:rFonts w:ascii="Times New Roman" w:hAnsi="Times New Roman" w:cs="Times New Roman"/>
          <w:b/>
          <w:bCs/>
          <w:color w:val="2E2E2E"/>
          <w:sz w:val="28"/>
          <w:szCs w:val="28"/>
        </w:rPr>
        <w:t>-</w:t>
      </w:r>
      <w:r>
        <w:rPr>
          <w:rFonts w:ascii="Times New Roman" w:hAnsi="Times New Roman" w:cs="Times New Roman"/>
          <w:color w:val="2E2E2E"/>
          <w:sz w:val="28"/>
          <w:szCs w:val="28"/>
        </w:rPr>
        <w:t xml:space="preserve"> (Before training the model)</w:t>
      </w:r>
      <w:r>
        <w:rPr>
          <w:rFonts w:ascii="Times New Roman" w:hAnsi="Times New Roman" w:cs="Times New Roman"/>
          <w:noProof/>
          <w:color w:val="2E2E2E"/>
          <w:sz w:val="28"/>
          <w:szCs w:val="28"/>
        </w:rPr>
        <w:drawing>
          <wp:inline distT="0" distB="0" distL="0" distR="0" wp14:anchorId="3354F2B4" wp14:editId="64A78270">
            <wp:extent cx="4259580" cy="219213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4285584" cy="2205518"/>
                    </a:xfrm>
                    <a:prstGeom prst="rect">
                      <a:avLst/>
                    </a:prstGeom>
                  </pic:spPr>
                </pic:pic>
              </a:graphicData>
            </a:graphic>
          </wp:inline>
        </w:drawing>
      </w:r>
    </w:p>
    <w:p w14:paraId="0F3E6CE0" w14:textId="77777777" w:rsidR="00EB6E50" w:rsidRDefault="00FA3BCC" w:rsidP="00A27AB3">
      <w:pPr>
        <w:rPr>
          <w:rFonts w:ascii="Times New Roman" w:hAnsi="Times New Roman" w:cs="Times New Roman"/>
          <w:color w:val="2E2E2E"/>
          <w:sz w:val="28"/>
          <w:szCs w:val="28"/>
        </w:rPr>
      </w:pPr>
      <w:r w:rsidRPr="00FA3BCC">
        <w:rPr>
          <w:rFonts w:ascii="Times New Roman" w:hAnsi="Times New Roman" w:cs="Times New Roman"/>
          <w:b/>
          <w:bCs/>
          <w:color w:val="2E2E2E"/>
          <w:sz w:val="28"/>
          <w:szCs w:val="28"/>
        </w:rPr>
        <w:t>Example:</w:t>
      </w:r>
      <w:r w:rsidR="000F472A">
        <w:rPr>
          <w:rFonts w:ascii="Times New Roman" w:hAnsi="Times New Roman" w:cs="Times New Roman"/>
          <w:b/>
          <w:bCs/>
          <w:color w:val="2E2E2E"/>
          <w:sz w:val="28"/>
          <w:szCs w:val="28"/>
        </w:rPr>
        <w:t xml:space="preserve"> </w:t>
      </w:r>
      <w:r w:rsidRPr="00FA3BCC">
        <w:rPr>
          <w:rFonts w:ascii="Times New Roman" w:hAnsi="Times New Roman" w:cs="Times New Roman"/>
          <w:b/>
          <w:bCs/>
          <w:color w:val="2E2E2E"/>
          <w:sz w:val="28"/>
          <w:szCs w:val="28"/>
        </w:rPr>
        <w:t>-</w:t>
      </w:r>
      <w:r>
        <w:rPr>
          <w:rFonts w:ascii="Times New Roman" w:hAnsi="Times New Roman" w:cs="Times New Roman"/>
          <w:color w:val="2E2E2E"/>
          <w:sz w:val="28"/>
          <w:szCs w:val="28"/>
        </w:rPr>
        <w:t xml:space="preserve"> (After training the model)</w:t>
      </w:r>
      <w:r>
        <w:rPr>
          <w:rFonts w:ascii="Times New Roman" w:hAnsi="Times New Roman" w:cs="Times New Roman"/>
          <w:noProof/>
          <w:color w:val="2E2E2E"/>
          <w:sz w:val="28"/>
          <w:szCs w:val="28"/>
        </w:rPr>
        <w:drawing>
          <wp:inline distT="0" distB="0" distL="0" distR="0" wp14:anchorId="17C4E8FC" wp14:editId="26A80DBA">
            <wp:extent cx="4899660" cy="266654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927499" cy="2681697"/>
                    </a:xfrm>
                    <a:prstGeom prst="rect">
                      <a:avLst/>
                    </a:prstGeom>
                  </pic:spPr>
                </pic:pic>
              </a:graphicData>
            </a:graphic>
          </wp:inline>
        </w:drawing>
      </w:r>
    </w:p>
    <w:p w14:paraId="0E2FDDC7" w14:textId="0943F5EE" w:rsidR="00AE4273" w:rsidRDefault="00AE4273" w:rsidP="00A27AB3">
      <w:pPr>
        <w:rPr>
          <w:rFonts w:ascii="Times New Roman" w:hAnsi="Times New Roman" w:cs="Times New Roman"/>
          <w:color w:val="2E2E2E"/>
          <w:sz w:val="28"/>
          <w:szCs w:val="28"/>
        </w:rPr>
      </w:pPr>
      <w:r>
        <w:rPr>
          <w:rFonts w:ascii="Times New Roman" w:hAnsi="Times New Roman" w:cs="Times New Roman"/>
          <w:color w:val="2E2E2E"/>
          <w:sz w:val="28"/>
          <w:szCs w:val="28"/>
        </w:rPr>
        <w:t xml:space="preserve">This is the major part in this project we need to analyze the data and we have to predict whether the person will suffer from Heart Disease or not </w:t>
      </w:r>
    </w:p>
    <w:p w14:paraId="7BA84ACD" w14:textId="47DFF83D" w:rsidR="000502BD" w:rsidRPr="00EB6E50" w:rsidRDefault="00AE4273" w:rsidP="00A27AB3">
      <w:pPr>
        <w:rPr>
          <w:rFonts w:ascii="Times New Roman" w:hAnsi="Times New Roman" w:cs="Times New Roman"/>
          <w:color w:val="2E2E2E"/>
          <w:sz w:val="28"/>
          <w:szCs w:val="28"/>
        </w:rPr>
      </w:pPr>
      <w:r>
        <w:rPr>
          <w:rFonts w:ascii="Times New Roman" w:hAnsi="Times New Roman" w:cs="Times New Roman"/>
          <w:color w:val="2E2E2E"/>
          <w:sz w:val="28"/>
          <w:szCs w:val="28"/>
        </w:rPr>
        <w:t xml:space="preserve">According to my analysis from past testing and on my observations </w:t>
      </w:r>
      <w:r w:rsidR="00FA3BCC">
        <w:rPr>
          <w:rFonts w:ascii="Times New Roman" w:hAnsi="Times New Roman" w:cs="Times New Roman"/>
          <w:color w:val="2E2E2E"/>
          <w:sz w:val="28"/>
          <w:szCs w:val="28"/>
        </w:rPr>
        <w:t>“If our accuracy on test is in</w:t>
      </w:r>
      <w:r>
        <w:rPr>
          <w:rFonts w:ascii="Times New Roman" w:hAnsi="Times New Roman" w:cs="Times New Roman"/>
          <w:color w:val="2E2E2E"/>
          <w:sz w:val="28"/>
          <w:szCs w:val="28"/>
        </w:rPr>
        <w:t xml:space="preserve"> </w:t>
      </w:r>
      <w:r w:rsidR="00FA3BCC">
        <w:rPr>
          <w:rFonts w:ascii="Times New Roman" w:hAnsi="Times New Roman" w:cs="Times New Roman"/>
          <w:color w:val="2E2E2E"/>
          <w:sz w:val="28"/>
          <w:szCs w:val="28"/>
        </w:rPr>
        <w:t xml:space="preserve">between </w:t>
      </w:r>
      <w:r w:rsidR="00F30E9F">
        <w:rPr>
          <w:rFonts w:ascii="Times New Roman" w:hAnsi="Times New Roman" w:cs="Times New Roman"/>
          <w:color w:val="2E2E2E"/>
          <w:sz w:val="28"/>
          <w:szCs w:val="28"/>
        </w:rPr>
        <w:t>7</w:t>
      </w:r>
      <w:r w:rsidR="00FA3BCC">
        <w:rPr>
          <w:rFonts w:ascii="Times New Roman" w:hAnsi="Times New Roman" w:cs="Times New Roman"/>
          <w:color w:val="2E2E2E"/>
          <w:sz w:val="28"/>
          <w:szCs w:val="28"/>
        </w:rPr>
        <w:t>0%-9</w:t>
      </w:r>
      <w:r w:rsidR="00662814">
        <w:rPr>
          <w:rFonts w:ascii="Times New Roman" w:hAnsi="Times New Roman" w:cs="Times New Roman"/>
          <w:color w:val="2E2E2E"/>
          <w:sz w:val="28"/>
          <w:szCs w:val="28"/>
        </w:rPr>
        <w:t>2</w:t>
      </w:r>
      <w:r w:rsidR="00FA3BCC">
        <w:rPr>
          <w:rFonts w:ascii="Times New Roman" w:hAnsi="Times New Roman" w:cs="Times New Roman"/>
          <w:color w:val="2E2E2E"/>
          <w:sz w:val="28"/>
          <w:szCs w:val="28"/>
        </w:rPr>
        <w:t xml:space="preserve">% our test will be successful.” </w:t>
      </w:r>
    </w:p>
    <w:p w14:paraId="6E0E5BA4" w14:textId="77777777" w:rsidR="000502BD" w:rsidRPr="00E06451" w:rsidRDefault="000502BD" w:rsidP="00E06451">
      <w:pPr>
        <w:pStyle w:val="ListParagraph"/>
        <w:numPr>
          <w:ilvl w:val="0"/>
          <w:numId w:val="2"/>
        </w:numPr>
        <w:pBdr>
          <w:bottom w:val="single" w:sz="4" w:space="1" w:color="auto"/>
        </w:pBdr>
        <w:rPr>
          <w:rFonts w:ascii="Times New Roman" w:hAnsi="Times New Roman" w:cs="Times New Roman"/>
          <w:b/>
          <w:bCs/>
          <w:color w:val="2E2E2E"/>
          <w:sz w:val="36"/>
          <w:szCs w:val="36"/>
        </w:rPr>
      </w:pPr>
      <w:r w:rsidRPr="00E06451">
        <w:rPr>
          <w:rFonts w:ascii="Times New Roman" w:hAnsi="Times New Roman" w:cs="Times New Roman"/>
          <w:b/>
          <w:bCs/>
          <w:color w:val="2E2E2E"/>
          <w:sz w:val="36"/>
          <w:szCs w:val="36"/>
        </w:rPr>
        <w:lastRenderedPageBreak/>
        <w:t>Chapter-3: - Creating and training a model</w:t>
      </w:r>
    </w:p>
    <w:p w14:paraId="60E356B1" w14:textId="6948F8D1" w:rsidR="00F30E9F" w:rsidRDefault="002B157A" w:rsidP="00A27AB3">
      <w:pPr>
        <w:rPr>
          <w:rFonts w:ascii="Times New Roman" w:hAnsi="Times New Roman" w:cs="Times New Roman"/>
          <w:color w:val="2E2E2E"/>
          <w:sz w:val="28"/>
          <w:szCs w:val="28"/>
        </w:rPr>
      </w:pPr>
      <w:r>
        <w:rPr>
          <w:rFonts w:ascii="Times New Roman" w:hAnsi="Times New Roman" w:cs="Times New Roman"/>
          <w:color w:val="2E2E2E"/>
          <w:sz w:val="28"/>
          <w:szCs w:val="28"/>
        </w:rPr>
        <w:t xml:space="preserve">To create a </w:t>
      </w:r>
      <w:r w:rsidR="00D565FD">
        <w:rPr>
          <w:rFonts w:ascii="Times New Roman" w:hAnsi="Times New Roman" w:cs="Times New Roman"/>
          <w:color w:val="2E2E2E"/>
          <w:sz w:val="28"/>
          <w:szCs w:val="28"/>
        </w:rPr>
        <w:t>model,</w:t>
      </w:r>
      <w:r>
        <w:rPr>
          <w:rFonts w:ascii="Times New Roman" w:hAnsi="Times New Roman" w:cs="Times New Roman"/>
          <w:color w:val="2E2E2E"/>
          <w:sz w:val="28"/>
          <w:szCs w:val="28"/>
        </w:rPr>
        <w:t xml:space="preserve"> we have to import some functions from sklearn </w:t>
      </w:r>
    </w:p>
    <w:p w14:paraId="4C053D9E" w14:textId="77777777" w:rsidR="00662814" w:rsidRPr="00662814" w:rsidRDefault="002B157A" w:rsidP="00662814">
      <w:pPr>
        <w:pStyle w:val="ListParagraph"/>
        <w:numPr>
          <w:ilvl w:val="0"/>
          <w:numId w:val="5"/>
        </w:numPr>
        <w:rPr>
          <w:rFonts w:ascii="Times New Roman" w:hAnsi="Times New Roman" w:cs="Times New Roman"/>
          <w:color w:val="2E2E2E"/>
          <w:sz w:val="28"/>
          <w:szCs w:val="28"/>
        </w:rPr>
      </w:pPr>
      <w:r w:rsidRPr="00662814">
        <w:rPr>
          <w:rFonts w:ascii="Times New Roman" w:hAnsi="Times New Roman" w:cs="Times New Roman"/>
          <w:color w:val="2E2E2E"/>
          <w:sz w:val="28"/>
          <w:szCs w:val="28"/>
        </w:rPr>
        <w:t xml:space="preserve">We use “Decision Tree Classifier” to create a model </w:t>
      </w:r>
    </w:p>
    <w:p w14:paraId="3A2252A2" w14:textId="76203398" w:rsidR="002B157A" w:rsidRPr="00662814" w:rsidRDefault="00662814" w:rsidP="00662814">
      <w:pPr>
        <w:pStyle w:val="ListParagraph"/>
        <w:numPr>
          <w:ilvl w:val="0"/>
          <w:numId w:val="5"/>
        </w:numPr>
        <w:rPr>
          <w:rFonts w:ascii="Times New Roman" w:hAnsi="Times New Roman" w:cs="Times New Roman"/>
          <w:color w:val="2E2E2E"/>
          <w:sz w:val="28"/>
          <w:szCs w:val="28"/>
        </w:rPr>
      </w:pPr>
      <w:r w:rsidRPr="00662814">
        <w:rPr>
          <w:rFonts w:ascii="Times New Roman" w:hAnsi="Times New Roman" w:cs="Times New Roman"/>
          <w:color w:val="2E2E2E"/>
          <w:sz w:val="28"/>
          <w:szCs w:val="28"/>
        </w:rPr>
        <w:t>W</w:t>
      </w:r>
      <w:r w:rsidR="002B157A" w:rsidRPr="00662814">
        <w:rPr>
          <w:rFonts w:ascii="Times New Roman" w:hAnsi="Times New Roman" w:cs="Times New Roman"/>
          <w:color w:val="2E2E2E"/>
          <w:sz w:val="28"/>
          <w:szCs w:val="28"/>
        </w:rPr>
        <w:t xml:space="preserve">e train and test the data with help of respective </w:t>
      </w:r>
      <w:r w:rsidR="00480146" w:rsidRPr="00662814">
        <w:rPr>
          <w:rFonts w:ascii="Times New Roman" w:hAnsi="Times New Roman" w:cs="Times New Roman"/>
          <w:color w:val="2E2E2E"/>
          <w:sz w:val="28"/>
          <w:szCs w:val="28"/>
        </w:rPr>
        <w:t>functions used in the project</w:t>
      </w:r>
    </w:p>
    <w:p w14:paraId="49734FCC" w14:textId="21E55A95" w:rsidR="00480146" w:rsidRDefault="00480146" w:rsidP="00A27AB3">
      <w:pPr>
        <w:rPr>
          <w:rFonts w:ascii="Times New Roman" w:hAnsi="Times New Roman" w:cs="Times New Roman"/>
          <w:color w:val="2E2E2E"/>
          <w:sz w:val="28"/>
          <w:szCs w:val="28"/>
        </w:rPr>
      </w:pPr>
      <w:r>
        <w:rPr>
          <w:rFonts w:ascii="Times New Roman" w:hAnsi="Times New Roman" w:cs="Times New Roman"/>
          <w:color w:val="2E2E2E"/>
          <w:sz w:val="28"/>
          <w:szCs w:val="28"/>
        </w:rPr>
        <w:t>Here’s a shot how to create a module</w:t>
      </w:r>
    </w:p>
    <w:p w14:paraId="39DD1D89" w14:textId="71B2513C" w:rsidR="00A27AB3" w:rsidRDefault="00F30E9F" w:rsidP="00A27AB3">
      <w:pPr>
        <w:rPr>
          <w:rFonts w:ascii="Times New Roman" w:hAnsi="Times New Roman" w:cs="Times New Roman"/>
          <w:color w:val="2E2E2E"/>
          <w:sz w:val="28"/>
          <w:szCs w:val="28"/>
        </w:rPr>
      </w:pPr>
      <w:r w:rsidRPr="00480146">
        <w:rPr>
          <w:rFonts w:ascii="Times New Roman" w:hAnsi="Times New Roman" w:cs="Times New Roman"/>
          <w:noProof/>
          <w:color w:val="2E2E2E"/>
          <w:sz w:val="28"/>
          <w:szCs w:val="28"/>
          <w:bdr w:val="single" w:sz="4" w:space="0" w:color="auto"/>
        </w:rPr>
        <w:drawing>
          <wp:inline distT="0" distB="0" distL="0" distR="0" wp14:anchorId="2C517620" wp14:editId="0689DB64">
            <wp:extent cx="4198984" cy="1905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198984" cy="1905165"/>
                    </a:xfrm>
                    <a:prstGeom prst="rect">
                      <a:avLst/>
                    </a:prstGeom>
                  </pic:spPr>
                </pic:pic>
              </a:graphicData>
            </a:graphic>
          </wp:inline>
        </w:drawing>
      </w:r>
    </w:p>
    <w:p w14:paraId="393C6507" w14:textId="4A021D32" w:rsidR="00A27AB3" w:rsidRDefault="00480146" w:rsidP="00A27AB3">
      <w:pPr>
        <w:rPr>
          <w:rFonts w:ascii="Times New Roman" w:hAnsi="Times New Roman" w:cs="Times New Roman"/>
          <w:color w:val="2E2E2E"/>
          <w:sz w:val="28"/>
          <w:szCs w:val="28"/>
        </w:rPr>
      </w:pPr>
      <w:r>
        <w:rPr>
          <w:rFonts w:ascii="Times New Roman" w:hAnsi="Times New Roman" w:cs="Times New Roman"/>
          <w:color w:val="2E2E2E"/>
          <w:sz w:val="28"/>
          <w:szCs w:val="28"/>
        </w:rPr>
        <w:t>To train the model we have to use s</w:t>
      </w:r>
      <w:r w:rsidR="00D565FD">
        <w:rPr>
          <w:rFonts w:ascii="Times New Roman" w:hAnsi="Times New Roman" w:cs="Times New Roman"/>
          <w:color w:val="2E2E2E"/>
          <w:sz w:val="28"/>
          <w:szCs w:val="28"/>
        </w:rPr>
        <w:t xml:space="preserve">ome </w:t>
      </w:r>
      <w:r w:rsidR="00662814">
        <w:rPr>
          <w:rFonts w:ascii="Times New Roman" w:hAnsi="Times New Roman" w:cs="Times New Roman"/>
          <w:color w:val="2E2E2E"/>
          <w:sz w:val="28"/>
          <w:szCs w:val="28"/>
        </w:rPr>
        <w:t xml:space="preserve">more </w:t>
      </w:r>
      <w:r w:rsidR="00D565FD">
        <w:rPr>
          <w:rFonts w:ascii="Times New Roman" w:hAnsi="Times New Roman" w:cs="Times New Roman"/>
          <w:color w:val="2E2E2E"/>
          <w:sz w:val="28"/>
          <w:szCs w:val="28"/>
        </w:rPr>
        <w:t>functions</w:t>
      </w:r>
      <w:r w:rsidR="00662814">
        <w:rPr>
          <w:rFonts w:ascii="Times New Roman" w:hAnsi="Times New Roman" w:cs="Times New Roman"/>
          <w:color w:val="2E2E2E"/>
          <w:sz w:val="28"/>
          <w:szCs w:val="28"/>
        </w:rPr>
        <w:t xml:space="preserve"> which will be discussed in later chapters</w:t>
      </w:r>
    </w:p>
    <w:p w14:paraId="4E26E067" w14:textId="2BBC42F3" w:rsidR="00123F65" w:rsidRDefault="00123F65" w:rsidP="00123F65">
      <w:pPr>
        <w:ind w:firstLine="720"/>
        <w:rPr>
          <w:rFonts w:ascii="Times New Roman" w:hAnsi="Times New Roman" w:cs="Times New Roman"/>
          <w:color w:val="2E2E2E"/>
          <w:sz w:val="28"/>
          <w:szCs w:val="28"/>
        </w:rPr>
      </w:pPr>
      <w:r w:rsidRPr="00123F65">
        <w:rPr>
          <w:rFonts w:ascii="Times New Roman" w:hAnsi="Times New Roman" w:cs="Times New Roman"/>
          <w:color w:val="2E2E2E"/>
          <w:sz w:val="28"/>
          <w:szCs w:val="28"/>
        </w:rPr>
        <w:t>Decision Trees are a class of very powerful Machine Learning model cable of achieving high accuracy in many tasks while being highly interpretable. What makes decision trees special in the realm of ML models is really their clarity of information representation. The “knowledge” learned by a decision tree through training is directly formulated into a hierarchical structure. This structure holds and displays the knowledge in such a way that it can easily be understood, even by non-experts.</w:t>
      </w:r>
    </w:p>
    <w:p w14:paraId="59E650B2" w14:textId="24A0AD20" w:rsidR="00A27AB3" w:rsidRDefault="00A27AB3" w:rsidP="00A27AB3">
      <w:pPr>
        <w:rPr>
          <w:rFonts w:ascii="Times New Roman" w:hAnsi="Times New Roman" w:cs="Times New Roman"/>
          <w:color w:val="2E2E2E"/>
          <w:sz w:val="28"/>
          <w:szCs w:val="28"/>
        </w:rPr>
      </w:pPr>
    </w:p>
    <w:p w14:paraId="431E6F7A" w14:textId="01A786C6" w:rsidR="005B3B3E" w:rsidRDefault="005B3B3E" w:rsidP="00A27AB3">
      <w:pPr>
        <w:rPr>
          <w:rFonts w:ascii="Times New Roman" w:hAnsi="Times New Roman" w:cs="Times New Roman"/>
          <w:color w:val="2E2E2E"/>
          <w:sz w:val="28"/>
          <w:szCs w:val="28"/>
        </w:rPr>
      </w:pPr>
    </w:p>
    <w:p w14:paraId="12E9F92E" w14:textId="35090360" w:rsidR="005B3B3E" w:rsidRDefault="005B3B3E" w:rsidP="00A27AB3">
      <w:pPr>
        <w:rPr>
          <w:rFonts w:ascii="Times New Roman" w:hAnsi="Times New Roman" w:cs="Times New Roman"/>
          <w:color w:val="2E2E2E"/>
          <w:sz w:val="28"/>
          <w:szCs w:val="28"/>
        </w:rPr>
      </w:pPr>
    </w:p>
    <w:p w14:paraId="35D3388E" w14:textId="032D6409" w:rsidR="005B3B3E" w:rsidRDefault="005B3B3E" w:rsidP="00A27AB3">
      <w:pPr>
        <w:rPr>
          <w:rFonts w:ascii="Times New Roman" w:hAnsi="Times New Roman" w:cs="Times New Roman"/>
          <w:color w:val="2E2E2E"/>
          <w:sz w:val="28"/>
          <w:szCs w:val="28"/>
        </w:rPr>
      </w:pPr>
    </w:p>
    <w:p w14:paraId="7F637127" w14:textId="7DDB6C08" w:rsidR="005B3B3E" w:rsidRDefault="005B3B3E" w:rsidP="00A27AB3">
      <w:pPr>
        <w:rPr>
          <w:rFonts w:ascii="Times New Roman" w:hAnsi="Times New Roman" w:cs="Times New Roman"/>
          <w:color w:val="2E2E2E"/>
          <w:sz w:val="28"/>
          <w:szCs w:val="28"/>
        </w:rPr>
      </w:pPr>
    </w:p>
    <w:p w14:paraId="06A06354" w14:textId="2F2D2552" w:rsidR="0014727D" w:rsidRDefault="0014727D">
      <w:pPr>
        <w:rPr>
          <w:rFonts w:ascii="Times New Roman" w:hAnsi="Times New Roman" w:cs="Times New Roman"/>
          <w:color w:val="2E2E2E"/>
          <w:sz w:val="28"/>
          <w:szCs w:val="28"/>
        </w:rPr>
      </w:pPr>
    </w:p>
    <w:p w14:paraId="71FD7561" w14:textId="77777777" w:rsidR="001A0DB6" w:rsidRDefault="001A0DB6">
      <w:pPr>
        <w:rPr>
          <w:rFonts w:ascii="Times New Roman" w:hAnsi="Times New Roman" w:cs="Times New Roman"/>
          <w:color w:val="2E2E2E"/>
          <w:sz w:val="28"/>
          <w:szCs w:val="28"/>
        </w:rPr>
      </w:pPr>
    </w:p>
    <w:p w14:paraId="3268C7FD" w14:textId="5F997CA1" w:rsidR="00D42377" w:rsidRDefault="00D42377" w:rsidP="00A27AB3">
      <w:pPr>
        <w:pStyle w:val="ListParagraph"/>
        <w:numPr>
          <w:ilvl w:val="0"/>
          <w:numId w:val="2"/>
        </w:numPr>
        <w:pBdr>
          <w:bottom w:val="single" w:sz="4" w:space="0" w:color="auto"/>
        </w:pBdr>
        <w:jc w:val="both"/>
        <w:rPr>
          <w:rFonts w:ascii="Times New Roman" w:hAnsi="Times New Roman" w:cs="Times New Roman"/>
          <w:b/>
          <w:bCs/>
          <w:sz w:val="36"/>
          <w:szCs w:val="36"/>
        </w:rPr>
      </w:pPr>
      <w:r w:rsidRPr="00D42377">
        <w:rPr>
          <w:rFonts w:ascii="Times New Roman" w:hAnsi="Times New Roman" w:cs="Times New Roman"/>
          <w:b/>
          <w:bCs/>
          <w:sz w:val="36"/>
          <w:szCs w:val="36"/>
        </w:rPr>
        <w:lastRenderedPageBreak/>
        <w:t>Chapter</w:t>
      </w:r>
      <w:r w:rsidR="00A27AB3">
        <w:rPr>
          <w:rFonts w:ascii="Times New Roman" w:hAnsi="Times New Roman" w:cs="Times New Roman"/>
          <w:b/>
          <w:bCs/>
          <w:sz w:val="36"/>
          <w:szCs w:val="36"/>
        </w:rPr>
        <w:t>-4</w:t>
      </w:r>
    </w:p>
    <w:p w14:paraId="58D37DEB" w14:textId="77FA9D9D" w:rsidR="00D42377" w:rsidRDefault="00D42377" w:rsidP="00D42377">
      <w:pPr>
        <w:jc w:val="both"/>
        <w:rPr>
          <w:rFonts w:ascii="Times New Roman" w:hAnsi="Times New Roman" w:cs="Times New Roman"/>
          <w:b/>
          <w:bCs/>
          <w:sz w:val="36"/>
          <w:szCs w:val="36"/>
        </w:rPr>
      </w:pPr>
      <w:r>
        <w:rPr>
          <w:rFonts w:ascii="Times New Roman" w:hAnsi="Times New Roman" w:cs="Times New Roman"/>
          <w:b/>
          <w:bCs/>
          <w:sz w:val="36"/>
          <w:szCs w:val="36"/>
        </w:rPr>
        <w:t>Importing Data Visualization libraries in python</w:t>
      </w:r>
    </w:p>
    <w:p w14:paraId="647D818D" w14:textId="2D21193A" w:rsidR="00D42377" w:rsidRDefault="00D42377" w:rsidP="00D42377">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B70B6F2" wp14:editId="3E571082">
            <wp:extent cx="5943600" cy="23742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2374265"/>
                    </a:xfrm>
                    <a:prstGeom prst="rect">
                      <a:avLst/>
                    </a:prstGeom>
                  </pic:spPr>
                </pic:pic>
              </a:graphicData>
            </a:graphic>
          </wp:inline>
        </w:drawing>
      </w:r>
    </w:p>
    <w:p w14:paraId="69FCFA86" w14:textId="77777777" w:rsidR="0039766F" w:rsidRDefault="00E24E7D" w:rsidP="00E24E7D">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import </w:t>
      </w:r>
      <w:r w:rsidR="0039766F">
        <w:rPr>
          <w:rFonts w:ascii="Times New Roman" w:hAnsi="Times New Roman" w:cs="Times New Roman"/>
          <w:sz w:val="28"/>
          <w:szCs w:val="28"/>
        </w:rPr>
        <w:t>pandas</w:t>
      </w:r>
      <w:r>
        <w:rPr>
          <w:rFonts w:ascii="Times New Roman" w:hAnsi="Times New Roman" w:cs="Times New Roman"/>
          <w:sz w:val="28"/>
          <w:szCs w:val="28"/>
        </w:rPr>
        <w:t xml:space="preserve"> as pd </w:t>
      </w:r>
    </w:p>
    <w:p w14:paraId="69D1A347" w14:textId="7B5D2734" w:rsidR="00D42377" w:rsidRDefault="0039766F" w:rsidP="00087B54">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Pandas </w:t>
      </w:r>
      <w:r w:rsidR="00E24E7D">
        <w:rPr>
          <w:rFonts w:ascii="Times New Roman" w:hAnsi="Times New Roman" w:cs="Times New Roman"/>
          <w:sz w:val="28"/>
          <w:szCs w:val="28"/>
        </w:rPr>
        <w:t xml:space="preserve">is a library that we all have to install in our machine locally during python installation or we have to use </w:t>
      </w:r>
      <w:r w:rsidR="00E24E7D" w:rsidRPr="0039766F">
        <w:rPr>
          <w:rFonts w:ascii="Times New Roman" w:hAnsi="Times New Roman" w:cs="Times New Roman"/>
          <w:b/>
          <w:bCs/>
          <w:sz w:val="28"/>
          <w:szCs w:val="28"/>
        </w:rPr>
        <w:t>pip install pandas</w:t>
      </w:r>
      <w:r>
        <w:rPr>
          <w:rFonts w:ascii="Times New Roman" w:hAnsi="Times New Roman" w:cs="Times New Roman"/>
          <w:b/>
          <w:bCs/>
          <w:sz w:val="28"/>
          <w:szCs w:val="28"/>
        </w:rPr>
        <w:t xml:space="preserve">. </w:t>
      </w:r>
      <w:r>
        <w:rPr>
          <w:rFonts w:ascii="Times New Roman" w:hAnsi="Times New Roman" w:cs="Times New Roman"/>
          <w:sz w:val="28"/>
          <w:szCs w:val="28"/>
        </w:rPr>
        <w:t>Simply import the library the current namespace, but rather than using name ‘pandas’ it can be instructed as pd for our convenience.</w:t>
      </w:r>
    </w:p>
    <w:p w14:paraId="1E40F8B7" w14:textId="77777777" w:rsidR="00087B54" w:rsidRDefault="00087B54" w:rsidP="0039766F">
      <w:pPr>
        <w:pStyle w:val="ListParagraph"/>
        <w:jc w:val="both"/>
        <w:rPr>
          <w:rFonts w:ascii="Times New Roman" w:hAnsi="Times New Roman" w:cs="Times New Roman"/>
          <w:sz w:val="28"/>
          <w:szCs w:val="28"/>
        </w:rPr>
      </w:pPr>
    </w:p>
    <w:p w14:paraId="164EBD45" w14:textId="74E92385" w:rsidR="0039766F" w:rsidRDefault="0039766F" w:rsidP="0039766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import numpy as np</w:t>
      </w:r>
    </w:p>
    <w:p w14:paraId="1FF3E9A7" w14:textId="3D924EA9" w:rsidR="0039766F" w:rsidRDefault="0039766F" w:rsidP="00087B54">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NumPy is a general </w:t>
      </w:r>
      <w:r w:rsidRPr="0039766F">
        <w:rPr>
          <w:rFonts w:ascii="Times New Roman" w:hAnsi="Times New Roman" w:cs="Times New Roman"/>
          <w:sz w:val="28"/>
          <w:szCs w:val="28"/>
        </w:rPr>
        <w:t>Python package that stands for ‘Numerical Python’.</w:t>
      </w:r>
      <w:r>
        <w:rPr>
          <w:rFonts w:ascii="Times New Roman" w:hAnsi="Times New Roman" w:cs="Times New Roman"/>
          <w:sz w:val="28"/>
          <w:szCs w:val="28"/>
        </w:rPr>
        <w:t xml:space="preserve"> </w:t>
      </w:r>
      <w:r w:rsidRPr="0039766F">
        <w:rPr>
          <w:rFonts w:ascii="Times New Roman" w:hAnsi="Times New Roman" w:cs="Times New Roman"/>
          <w:sz w:val="28"/>
          <w:szCs w:val="28"/>
        </w:rPr>
        <w:t>It is the core library for scientific computing, which contains a powerful n-dimensional array object.</w:t>
      </w:r>
      <w:r>
        <w:rPr>
          <w:rFonts w:ascii="Times New Roman" w:hAnsi="Times New Roman" w:cs="Times New Roman"/>
          <w:sz w:val="28"/>
          <w:szCs w:val="28"/>
        </w:rPr>
        <w:t xml:space="preserve"> It is a general purpose array-processing package.</w:t>
      </w:r>
    </w:p>
    <w:p w14:paraId="30E07C7E" w14:textId="77777777" w:rsidR="00087B54" w:rsidRDefault="00087B54" w:rsidP="0039766F">
      <w:pPr>
        <w:pStyle w:val="ListParagraph"/>
        <w:jc w:val="both"/>
        <w:rPr>
          <w:rFonts w:ascii="Times New Roman" w:hAnsi="Times New Roman" w:cs="Times New Roman"/>
          <w:sz w:val="28"/>
          <w:szCs w:val="28"/>
        </w:rPr>
      </w:pPr>
    </w:p>
    <w:p w14:paraId="4C33D010" w14:textId="23FD08C9" w:rsidR="0039766F" w:rsidRDefault="0039766F" w:rsidP="0039766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import </w:t>
      </w:r>
      <w:r w:rsidR="00E516EB">
        <w:rPr>
          <w:rFonts w:ascii="Times New Roman" w:hAnsi="Times New Roman" w:cs="Times New Roman"/>
          <w:sz w:val="28"/>
          <w:szCs w:val="28"/>
        </w:rPr>
        <w:t>matplotlib.pyplot as plt</w:t>
      </w:r>
    </w:p>
    <w:p w14:paraId="5069F881" w14:textId="77777777" w:rsidR="00E516EB" w:rsidRDefault="00E516EB" w:rsidP="00087B54">
      <w:pPr>
        <w:pStyle w:val="ListParagraph"/>
        <w:ind w:left="0"/>
        <w:jc w:val="both"/>
      </w:pPr>
      <w:r w:rsidRPr="00E516EB">
        <w:rPr>
          <w:rFonts w:ascii="Times New Roman" w:hAnsi="Times New Roman" w:cs="Times New Roman"/>
          <w:sz w:val="28"/>
          <w:szCs w:val="28"/>
        </w:rPr>
        <w:t>matplotlib.pyplot is a plotting library used for 2D graphics in python programming language. It can be used in python scripts, shell, web application servers and other graphical user interface toolkits.</w:t>
      </w:r>
      <w:r w:rsidRPr="00E516EB">
        <w:t xml:space="preserve"> </w:t>
      </w:r>
    </w:p>
    <w:p w14:paraId="319E301E" w14:textId="238D0C17" w:rsidR="00E516EB" w:rsidRDefault="00E516EB" w:rsidP="00087B54">
      <w:pPr>
        <w:pStyle w:val="ListParagraph"/>
        <w:ind w:left="0"/>
        <w:jc w:val="both"/>
        <w:rPr>
          <w:rFonts w:ascii="Times New Roman" w:hAnsi="Times New Roman" w:cs="Times New Roman"/>
          <w:sz w:val="28"/>
          <w:szCs w:val="28"/>
        </w:rPr>
      </w:pPr>
      <w:r w:rsidRPr="00E516EB">
        <w:rPr>
          <w:rFonts w:ascii="Times New Roman" w:hAnsi="Times New Roman" w:cs="Times New Roman"/>
          <w:sz w:val="28"/>
          <w:szCs w:val="28"/>
        </w:rPr>
        <w:t>One of the greatest benefits of visualization is that it allows us visual access to huge amounts of data in easily digestible visuals. Matplotlib consists of several plots like line, bar, scatter, histogram etc</w:t>
      </w:r>
      <w:r w:rsidR="009B3CD5">
        <w:rPr>
          <w:rFonts w:ascii="Times New Roman" w:hAnsi="Times New Roman" w:cs="Times New Roman"/>
          <w:sz w:val="28"/>
          <w:szCs w:val="28"/>
        </w:rPr>
        <w:t>.</w:t>
      </w:r>
    </w:p>
    <w:p w14:paraId="75159FF3" w14:textId="59A6260F" w:rsidR="001A0DB6" w:rsidRDefault="001A0DB6" w:rsidP="00087B54">
      <w:pPr>
        <w:pStyle w:val="ListParagraph"/>
        <w:ind w:left="0"/>
        <w:jc w:val="both"/>
        <w:rPr>
          <w:rFonts w:ascii="Times New Roman" w:hAnsi="Times New Roman" w:cs="Times New Roman"/>
          <w:sz w:val="28"/>
          <w:szCs w:val="28"/>
        </w:rPr>
      </w:pPr>
    </w:p>
    <w:p w14:paraId="560F0628" w14:textId="196C1E46" w:rsidR="001A0DB6" w:rsidRDefault="001A0DB6" w:rsidP="00087B54">
      <w:pPr>
        <w:pStyle w:val="ListParagraph"/>
        <w:ind w:left="0"/>
        <w:jc w:val="both"/>
        <w:rPr>
          <w:rFonts w:ascii="Times New Roman" w:hAnsi="Times New Roman" w:cs="Times New Roman"/>
          <w:sz w:val="28"/>
          <w:szCs w:val="28"/>
        </w:rPr>
      </w:pPr>
    </w:p>
    <w:p w14:paraId="63D232ED" w14:textId="11F8A397" w:rsidR="001A0DB6" w:rsidRDefault="001A0DB6" w:rsidP="00087B54">
      <w:pPr>
        <w:pStyle w:val="ListParagraph"/>
        <w:ind w:left="0"/>
        <w:jc w:val="both"/>
        <w:rPr>
          <w:rFonts w:ascii="Times New Roman" w:hAnsi="Times New Roman" w:cs="Times New Roman"/>
          <w:sz w:val="28"/>
          <w:szCs w:val="28"/>
        </w:rPr>
      </w:pPr>
    </w:p>
    <w:p w14:paraId="0AA88424" w14:textId="7DE219F6" w:rsidR="001A0DB6" w:rsidRDefault="001A0DB6" w:rsidP="00087B54">
      <w:pPr>
        <w:pStyle w:val="ListParagraph"/>
        <w:ind w:left="0"/>
        <w:jc w:val="both"/>
        <w:rPr>
          <w:rFonts w:ascii="Times New Roman" w:hAnsi="Times New Roman" w:cs="Times New Roman"/>
          <w:sz w:val="28"/>
          <w:szCs w:val="28"/>
        </w:rPr>
      </w:pPr>
    </w:p>
    <w:p w14:paraId="660AFE1B" w14:textId="77777777" w:rsidR="001A0DB6" w:rsidRPr="0039766F" w:rsidRDefault="001A0DB6" w:rsidP="00087B54">
      <w:pPr>
        <w:pStyle w:val="ListParagraph"/>
        <w:ind w:left="0"/>
        <w:jc w:val="both"/>
        <w:rPr>
          <w:rFonts w:ascii="Times New Roman" w:hAnsi="Times New Roman" w:cs="Times New Roman"/>
          <w:sz w:val="28"/>
          <w:szCs w:val="28"/>
        </w:rPr>
      </w:pPr>
    </w:p>
    <w:p w14:paraId="37C3CF13" w14:textId="1B010BB3" w:rsidR="00087B54" w:rsidRPr="00087B54" w:rsidRDefault="00087B54" w:rsidP="00087B54">
      <w:pPr>
        <w:pStyle w:val="ListParagraph"/>
        <w:numPr>
          <w:ilvl w:val="0"/>
          <w:numId w:val="1"/>
        </w:numPr>
        <w:jc w:val="both"/>
        <w:rPr>
          <w:rFonts w:ascii="Times New Roman" w:hAnsi="Times New Roman" w:cs="Times New Roman"/>
          <w:sz w:val="28"/>
          <w:szCs w:val="28"/>
        </w:rPr>
      </w:pPr>
      <w:r w:rsidRPr="00087B54">
        <w:rPr>
          <w:rFonts w:ascii="Times New Roman" w:hAnsi="Times New Roman" w:cs="Times New Roman"/>
          <w:sz w:val="28"/>
          <w:szCs w:val="28"/>
        </w:rPr>
        <w:lastRenderedPageBreak/>
        <w:t>import sklearn</w:t>
      </w:r>
    </w:p>
    <w:p w14:paraId="6B85A173" w14:textId="6691218C" w:rsidR="00087B54" w:rsidRDefault="00087B54" w:rsidP="00087B54">
      <w:pPr>
        <w:ind w:firstLine="720"/>
        <w:jc w:val="both"/>
        <w:rPr>
          <w:rStyle w:val="Strong"/>
          <w:rFonts w:ascii="Times New Roman" w:hAnsi="Times New Roman" w:cs="Times New Roman"/>
          <w:b w:val="0"/>
          <w:bCs w:val="0"/>
          <w:color w:val="333333"/>
          <w:sz w:val="28"/>
          <w:szCs w:val="28"/>
          <w:shd w:val="clear" w:color="auto" w:fill="FFFFFF"/>
        </w:rPr>
      </w:pPr>
      <w:r w:rsidRPr="00087B54">
        <w:rPr>
          <w:rFonts w:ascii="Times New Roman" w:hAnsi="Times New Roman" w:cs="Times New Roman"/>
          <w:sz w:val="28"/>
          <w:szCs w:val="28"/>
        </w:rPr>
        <w:t>sklearn is probably the most useful library for machine learning in Python. The sklearn library contains a lot of efficient tools for machine learning and statistical modeling including classification, regression, clustering and dimensionality reduction.</w:t>
      </w:r>
      <w:r w:rsidRPr="00087B54">
        <w:t xml:space="preserve"> </w:t>
      </w:r>
      <w:r w:rsidRPr="00087B54">
        <w:rPr>
          <w:rFonts w:ascii="Times New Roman" w:hAnsi="Times New Roman" w:cs="Times New Roman"/>
          <w:sz w:val="28"/>
          <w:szCs w:val="28"/>
        </w:rPr>
        <w:t>Scikit-learn comes loaded with a lot of features</w:t>
      </w:r>
      <w:r>
        <w:rPr>
          <w:rFonts w:ascii="Times New Roman" w:hAnsi="Times New Roman" w:cs="Times New Roman"/>
          <w:sz w:val="28"/>
          <w:szCs w:val="28"/>
        </w:rPr>
        <w:t xml:space="preserve"> such as </w:t>
      </w:r>
      <w:r w:rsidRPr="00087B54">
        <w:rPr>
          <w:rStyle w:val="Strong"/>
          <w:rFonts w:ascii="Times New Roman" w:hAnsi="Times New Roman" w:cs="Times New Roman"/>
          <w:b w:val="0"/>
          <w:bCs w:val="0"/>
          <w:color w:val="333333"/>
          <w:sz w:val="28"/>
          <w:szCs w:val="28"/>
          <w:shd w:val="clear" w:color="auto" w:fill="FFFFFF"/>
        </w:rPr>
        <w:t>Supervised learning algorithms,</w:t>
      </w:r>
      <w:r w:rsidRPr="00087B54">
        <w:rPr>
          <w:rFonts w:ascii="Times New Roman" w:hAnsi="Times New Roman" w:cs="Times New Roman"/>
          <w:b/>
          <w:bCs/>
          <w:color w:val="333333"/>
          <w:sz w:val="28"/>
          <w:szCs w:val="28"/>
          <w:shd w:val="clear" w:color="auto" w:fill="FFFFFF"/>
        </w:rPr>
        <w:t xml:space="preserve"> </w:t>
      </w:r>
      <w:r w:rsidRPr="00087B54">
        <w:rPr>
          <w:rStyle w:val="Strong"/>
          <w:rFonts w:ascii="Times New Roman" w:hAnsi="Times New Roman" w:cs="Times New Roman"/>
          <w:b w:val="0"/>
          <w:bCs w:val="0"/>
          <w:color w:val="333333"/>
          <w:sz w:val="28"/>
          <w:szCs w:val="28"/>
          <w:shd w:val="clear" w:color="auto" w:fill="FFFFFF"/>
        </w:rPr>
        <w:t>Cross-validation, Unsupervised learning algorithms, Various toy datasets, Feature extraction</w:t>
      </w:r>
    </w:p>
    <w:p w14:paraId="68C0D871" w14:textId="77777777" w:rsidR="002970C1" w:rsidRDefault="002970C1" w:rsidP="00087B54">
      <w:pPr>
        <w:ind w:firstLine="720"/>
        <w:jc w:val="both"/>
        <w:rPr>
          <w:rStyle w:val="Strong"/>
          <w:rFonts w:ascii="Times New Roman" w:hAnsi="Times New Roman" w:cs="Times New Roman"/>
          <w:b w:val="0"/>
          <w:bCs w:val="0"/>
          <w:color w:val="333333"/>
          <w:sz w:val="28"/>
          <w:szCs w:val="28"/>
          <w:shd w:val="clear" w:color="auto" w:fill="FFFFFF"/>
        </w:rPr>
      </w:pPr>
    </w:p>
    <w:p w14:paraId="4E5EEA71" w14:textId="77777777" w:rsidR="009A007D" w:rsidRPr="009A007D" w:rsidRDefault="009A007D" w:rsidP="009A007D">
      <w:pPr>
        <w:pStyle w:val="ListParagraph"/>
        <w:numPr>
          <w:ilvl w:val="0"/>
          <w:numId w:val="1"/>
        </w:numPr>
        <w:jc w:val="both"/>
        <w:rPr>
          <w:rStyle w:val="Strong"/>
          <w:rFonts w:ascii="Times New Roman" w:hAnsi="Times New Roman" w:cs="Times New Roman"/>
          <w:b w:val="0"/>
          <w:bCs w:val="0"/>
          <w:color w:val="333333"/>
          <w:sz w:val="28"/>
          <w:szCs w:val="28"/>
          <w:shd w:val="clear" w:color="auto" w:fill="FFFFFF"/>
        </w:rPr>
      </w:pPr>
      <w:r w:rsidRPr="009A007D">
        <w:rPr>
          <w:rStyle w:val="Strong"/>
          <w:rFonts w:ascii="Times New Roman" w:hAnsi="Times New Roman" w:cs="Times New Roman"/>
          <w:b w:val="0"/>
          <w:bCs w:val="0"/>
          <w:color w:val="333333"/>
          <w:sz w:val="28"/>
          <w:szCs w:val="28"/>
          <w:shd w:val="clear" w:color="auto" w:fill="FFFFFF"/>
        </w:rPr>
        <w:t>import plotly as plot</w:t>
      </w:r>
    </w:p>
    <w:p w14:paraId="725552BF" w14:textId="60AF8DC5" w:rsidR="00245CBF" w:rsidRDefault="00245CBF" w:rsidP="009A007D">
      <w:pPr>
        <w:ind w:firstLine="720"/>
        <w:jc w:val="both"/>
        <w:rPr>
          <w:rFonts w:ascii="Times New Roman" w:hAnsi="Times New Roman" w:cs="Times New Roman"/>
          <w:sz w:val="28"/>
          <w:szCs w:val="28"/>
        </w:rPr>
      </w:pPr>
      <w:r w:rsidRPr="00245CBF">
        <w:rPr>
          <w:rFonts w:ascii="Times New Roman" w:hAnsi="Times New Roman" w:cs="Times New Roman"/>
          <w:sz w:val="28"/>
          <w:szCs w:val="28"/>
        </w:rPr>
        <w:t>Plotly is known for developing and providing online analytics, statistics and graphing tools for individuals or companies. It also develops/provides scientific graphing libraries for Arduino, Julia, MATLAB, Perl, Python, R and REST.</w:t>
      </w:r>
    </w:p>
    <w:p w14:paraId="49DEB999" w14:textId="26100AA6" w:rsidR="009A007D" w:rsidRDefault="009A007D" w:rsidP="009A007D">
      <w:pPr>
        <w:pStyle w:val="ListParagraph"/>
        <w:numPr>
          <w:ilvl w:val="0"/>
          <w:numId w:val="1"/>
        </w:numPr>
        <w:jc w:val="both"/>
        <w:rPr>
          <w:rFonts w:ascii="Times New Roman" w:hAnsi="Times New Roman" w:cs="Times New Roman"/>
          <w:sz w:val="28"/>
          <w:szCs w:val="28"/>
        </w:rPr>
      </w:pPr>
      <w:r w:rsidRPr="009A007D">
        <w:rPr>
          <w:rFonts w:ascii="Times New Roman" w:hAnsi="Times New Roman" w:cs="Times New Roman"/>
          <w:sz w:val="28"/>
          <w:szCs w:val="28"/>
        </w:rPr>
        <w:t>import plotly.express as px</w:t>
      </w:r>
      <w:r>
        <w:rPr>
          <w:rFonts w:ascii="Times New Roman" w:hAnsi="Times New Roman" w:cs="Times New Roman"/>
          <w:sz w:val="28"/>
          <w:szCs w:val="28"/>
        </w:rPr>
        <w:t xml:space="preserve"> &amp; </w:t>
      </w:r>
      <w:r w:rsidRPr="009A007D">
        <w:rPr>
          <w:rFonts w:ascii="Times New Roman" w:hAnsi="Times New Roman" w:cs="Times New Roman"/>
          <w:sz w:val="28"/>
          <w:szCs w:val="28"/>
        </w:rPr>
        <w:t>import plotly.graph_objs as go</w:t>
      </w:r>
    </w:p>
    <w:p w14:paraId="0996DABA" w14:textId="36CA0720" w:rsidR="00F325F3" w:rsidRDefault="00F325F3" w:rsidP="00F325F3">
      <w:pPr>
        <w:pStyle w:val="ListParagraph"/>
        <w:numPr>
          <w:ilvl w:val="0"/>
          <w:numId w:val="1"/>
        </w:numPr>
        <w:jc w:val="both"/>
        <w:rPr>
          <w:rFonts w:ascii="Times New Roman" w:hAnsi="Times New Roman" w:cs="Times New Roman"/>
          <w:sz w:val="28"/>
          <w:szCs w:val="28"/>
        </w:rPr>
      </w:pPr>
      <w:r w:rsidRPr="00F325F3">
        <w:rPr>
          <w:rFonts w:ascii="Times New Roman" w:hAnsi="Times New Roman" w:cs="Times New Roman"/>
          <w:sz w:val="28"/>
          <w:szCs w:val="28"/>
        </w:rPr>
        <w:t>import plotly.offline as pyo</w:t>
      </w:r>
    </w:p>
    <w:p w14:paraId="7F801E08" w14:textId="12BEF06D" w:rsidR="00F325F3" w:rsidRPr="00F325F3" w:rsidRDefault="00F325F3" w:rsidP="00F325F3">
      <w:pPr>
        <w:pStyle w:val="ListParagraph"/>
        <w:numPr>
          <w:ilvl w:val="0"/>
          <w:numId w:val="1"/>
        </w:numPr>
        <w:jc w:val="both"/>
        <w:rPr>
          <w:rFonts w:ascii="Times New Roman" w:hAnsi="Times New Roman" w:cs="Times New Roman"/>
          <w:sz w:val="28"/>
          <w:szCs w:val="28"/>
        </w:rPr>
      </w:pPr>
      <w:r w:rsidRPr="00F325F3">
        <w:rPr>
          <w:rFonts w:ascii="Times New Roman" w:hAnsi="Times New Roman" w:cs="Times New Roman"/>
          <w:sz w:val="28"/>
          <w:szCs w:val="28"/>
        </w:rPr>
        <w:t>from plotly.offline import init_notebook_mode,plot,iplot</w:t>
      </w:r>
    </w:p>
    <w:p w14:paraId="11833883" w14:textId="66EF3773" w:rsidR="009A007D" w:rsidRDefault="009A007D" w:rsidP="009A007D">
      <w:pPr>
        <w:ind w:firstLine="720"/>
        <w:jc w:val="both"/>
        <w:rPr>
          <w:rFonts w:ascii="Times New Roman" w:hAnsi="Times New Roman" w:cs="Times New Roman"/>
          <w:sz w:val="28"/>
          <w:szCs w:val="28"/>
        </w:rPr>
      </w:pPr>
      <w:r w:rsidRPr="009A007D">
        <w:rPr>
          <w:rFonts w:ascii="Times New Roman" w:hAnsi="Times New Roman" w:cs="Times New Roman"/>
          <w:sz w:val="28"/>
          <w:szCs w:val="28"/>
        </w:rPr>
        <w:t>Plotly Express is a new high-level Python visualization library: it’s a wrapper for Plotly.py that exposes a simple syntax for complex charts.</w:t>
      </w:r>
      <w:r>
        <w:rPr>
          <w:rFonts w:ascii="Times New Roman" w:hAnsi="Times New Roman" w:cs="Times New Roman"/>
          <w:sz w:val="28"/>
          <w:szCs w:val="28"/>
        </w:rPr>
        <w:t xml:space="preserve"> I</w:t>
      </w:r>
      <w:r w:rsidRPr="009A007D">
        <w:rPr>
          <w:rFonts w:ascii="Times New Roman" w:hAnsi="Times New Roman" w:cs="Times New Roman"/>
          <w:sz w:val="28"/>
          <w:szCs w:val="28"/>
        </w:rPr>
        <w:t>t was specifically designed to have a terse, consistent and easy-to-learn API: with just a single import, you can make richly interactive plots in just a single function call, including faceting, maps, animations, and trendlines. It comes with on-board datasets, color scales and themes, and just like Plotly.py, Plotly Express is totally free: with its permissive open-source MIT license, you can use it however you like. Best of all, Plotly Express is fully compatible with the rest of Plotly ecosystem: use it in your Dash apps, export your figures to almost any file format using Orca, or edit them in a GUI with the Jup</w:t>
      </w:r>
      <w:r>
        <w:rPr>
          <w:rFonts w:ascii="Times New Roman" w:hAnsi="Times New Roman" w:cs="Times New Roman"/>
          <w:sz w:val="28"/>
          <w:szCs w:val="28"/>
        </w:rPr>
        <w:t>y</w:t>
      </w:r>
      <w:r w:rsidRPr="009A007D">
        <w:rPr>
          <w:rFonts w:ascii="Times New Roman" w:hAnsi="Times New Roman" w:cs="Times New Roman"/>
          <w:sz w:val="28"/>
          <w:szCs w:val="28"/>
        </w:rPr>
        <w:t>ter</w:t>
      </w:r>
      <w:r>
        <w:rPr>
          <w:rFonts w:ascii="Times New Roman" w:hAnsi="Times New Roman" w:cs="Times New Roman"/>
          <w:sz w:val="28"/>
          <w:szCs w:val="28"/>
        </w:rPr>
        <w:t xml:space="preserve"> </w:t>
      </w:r>
      <w:r w:rsidRPr="009A007D">
        <w:rPr>
          <w:rFonts w:ascii="Times New Roman" w:hAnsi="Times New Roman" w:cs="Times New Roman"/>
          <w:sz w:val="28"/>
          <w:szCs w:val="28"/>
        </w:rPr>
        <w:t>Lab Chart Editor!</w:t>
      </w:r>
    </w:p>
    <w:p w14:paraId="545EC259" w14:textId="38498483" w:rsidR="00F92BE0" w:rsidRPr="00F92BE0" w:rsidRDefault="00F92BE0" w:rsidP="00F92BE0">
      <w:pPr>
        <w:pStyle w:val="ListParagraph"/>
        <w:numPr>
          <w:ilvl w:val="0"/>
          <w:numId w:val="1"/>
        </w:numPr>
        <w:jc w:val="both"/>
        <w:rPr>
          <w:rFonts w:ascii="Times New Roman" w:hAnsi="Times New Roman" w:cs="Times New Roman"/>
          <w:sz w:val="28"/>
          <w:szCs w:val="28"/>
        </w:rPr>
      </w:pPr>
      <w:r w:rsidRPr="00F92BE0">
        <w:rPr>
          <w:rFonts w:ascii="Times New Roman" w:hAnsi="Times New Roman" w:cs="Times New Roman"/>
          <w:sz w:val="28"/>
          <w:szCs w:val="28"/>
        </w:rPr>
        <w:t>import cufflinks as cf</w:t>
      </w:r>
    </w:p>
    <w:p w14:paraId="4831CD56" w14:textId="7BE49A7D" w:rsidR="00F92BE0" w:rsidRDefault="00F92BE0" w:rsidP="00F92BE0">
      <w:pPr>
        <w:ind w:firstLine="720"/>
        <w:jc w:val="both"/>
        <w:rPr>
          <w:rFonts w:ascii="Times New Roman" w:hAnsi="Times New Roman" w:cs="Times New Roman"/>
          <w:sz w:val="28"/>
          <w:szCs w:val="28"/>
        </w:rPr>
      </w:pPr>
      <w:r w:rsidRPr="00F92BE0">
        <w:rPr>
          <w:rFonts w:ascii="Times New Roman" w:hAnsi="Times New Roman" w:cs="Times New Roman"/>
          <w:sz w:val="28"/>
          <w:szCs w:val="28"/>
        </w:rPr>
        <w:t>Cufflinks is another library that connects the Pandas data frame with Plotly enabling users to create visualizations directly from Pandas. The library binds the power of Plotly with the flexibility of Pandas for easy plotting.</w:t>
      </w:r>
    </w:p>
    <w:p w14:paraId="589BF334" w14:textId="4EC348DE" w:rsidR="00F92BE0" w:rsidRDefault="00F92BE0" w:rsidP="002970C1">
      <w:pPr>
        <w:jc w:val="both"/>
        <w:rPr>
          <w:rFonts w:ascii="Times New Roman" w:hAnsi="Times New Roman" w:cs="Times New Roman"/>
          <w:sz w:val="28"/>
          <w:szCs w:val="28"/>
        </w:rPr>
      </w:pPr>
    </w:p>
    <w:p w14:paraId="34CF5E8A" w14:textId="77777777" w:rsidR="001A0DB6" w:rsidRDefault="001A0DB6" w:rsidP="002970C1">
      <w:pPr>
        <w:jc w:val="both"/>
        <w:rPr>
          <w:rFonts w:ascii="Times New Roman" w:hAnsi="Times New Roman" w:cs="Times New Roman"/>
          <w:sz w:val="28"/>
          <w:szCs w:val="28"/>
        </w:rPr>
      </w:pPr>
    </w:p>
    <w:p w14:paraId="0B359919" w14:textId="223F0A42" w:rsidR="00772A18" w:rsidRDefault="00772A18" w:rsidP="002970C1">
      <w:pPr>
        <w:jc w:val="both"/>
        <w:rPr>
          <w:rFonts w:ascii="Times New Roman" w:hAnsi="Times New Roman" w:cs="Times New Roman"/>
          <w:sz w:val="28"/>
          <w:szCs w:val="28"/>
        </w:rPr>
      </w:pPr>
    </w:p>
    <w:p w14:paraId="1DB2BB9A" w14:textId="2BCB0BE0" w:rsidR="00F92BE0" w:rsidRPr="00F92BE0" w:rsidRDefault="002970C1" w:rsidP="00F92BE0">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lastRenderedPageBreak/>
        <w:t>i</w:t>
      </w:r>
      <w:r w:rsidR="00F92BE0" w:rsidRPr="00F92BE0">
        <w:rPr>
          <w:rFonts w:ascii="Times New Roman" w:hAnsi="Times New Roman" w:cs="Times New Roman"/>
          <w:sz w:val="28"/>
          <w:szCs w:val="28"/>
        </w:rPr>
        <w:t>mport seaborn as sns</w:t>
      </w:r>
    </w:p>
    <w:p w14:paraId="4372FE77" w14:textId="528280F5" w:rsidR="00F92BE0" w:rsidRDefault="00F92BE0" w:rsidP="00F92BE0">
      <w:pPr>
        <w:ind w:firstLine="720"/>
        <w:jc w:val="both"/>
        <w:rPr>
          <w:rFonts w:ascii="Times New Roman" w:hAnsi="Times New Roman" w:cs="Times New Roman"/>
          <w:sz w:val="28"/>
          <w:szCs w:val="28"/>
        </w:rPr>
      </w:pPr>
      <w:r w:rsidRPr="00F92BE0">
        <w:rPr>
          <w:rFonts w:ascii="Times New Roman" w:hAnsi="Times New Roman" w:cs="Times New Roman"/>
          <w:sz w:val="28"/>
          <w:szCs w:val="28"/>
        </w:rPr>
        <w:t>Seaborn aims to make visualization a central part of exploring and understanding data. Its dataset-oriented plotting functions operate on data frames and arrays containing whole datasets and internally perform the necessary semantic mapping and statistical aggregation to produce informative plots.</w:t>
      </w:r>
      <w:r w:rsidRPr="00F92BE0">
        <w:t xml:space="preserve"> </w:t>
      </w:r>
      <w:r w:rsidRPr="00F92BE0">
        <w:rPr>
          <w:rFonts w:ascii="Times New Roman" w:hAnsi="Times New Roman" w:cs="Times New Roman"/>
          <w:sz w:val="28"/>
          <w:szCs w:val="28"/>
        </w:rPr>
        <w:t>The main idea of Seaborn is that it provides high-level commands to create a variety of plot types useful for statistical data exploration, and even some statistical model fitting.</w:t>
      </w:r>
    </w:p>
    <w:p w14:paraId="739A139D" w14:textId="11908C80" w:rsidR="00F92BE0" w:rsidRPr="00F92BE0" w:rsidRDefault="00F92BE0" w:rsidP="00F92BE0">
      <w:pPr>
        <w:pStyle w:val="ListParagraph"/>
        <w:numPr>
          <w:ilvl w:val="0"/>
          <w:numId w:val="1"/>
        </w:numPr>
        <w:jc w:val="both"/>
        <w:rPr>
          <w:rFonts w:ascii="Times New Roman" w:hAnsi="Times New Roman" w:cs="Times New Roman"/>
          <w:sz w:val="28"/>
          <w:szCs w:val="28"/>
        </w:rPr>
      </w:pPr>
      <w:r w:rsidRPr="00F92BE0">
        <w:rPr>
          <w:rFonts w:ascii="Times New Roman" w:hAnsi="Times New Roman" w:cs="Times New Roman"/>
          <w:sz w:val="28"/>
          <w:szCs w:val="28"/>
        </w:rPr>
        <w:t>import os</w:t>
      </w:r>
    </w:p>
    <w:p w14:paraId="038D14C8" w14:textId="48DE9DBD" w:rsidR="00AC3F00" w:rsidRDefault="00F92BE0" w:rsidP="00AC3F00">
      <w:pPr>
        <w:ind w:firstLine="720"/>
        <w:jc w:val="both"/>
        <w:rPr>
          <w:rFonts w:ascii="Times New Roman" w:hAnsi="Times New Roman" w:cs="Times New Roman"/>
          <w:sz w:val="28"/>
          <w:szCs w:val="28"/>
        </w:rPr>
      </w:pPr>
      <w:r w:rsidRPr="00F92BE0">
        <w:rPr>
          <w:rFonts w:ascii="Times New Roman" w:hAnsi="Times New Roman" w:cs="Times New Roman"/>
          <w:sz w:val="28"/>
          <w:szCs w:val="28"/>
        </w:rPr>
        <w:t>Since the os module provides access to system features, the actual options that are available will depend on the underlying operating system.  Many of the os options are available for all operating systems, but there are several which are available for UNIX (and most UNIX-based systems, including Linux and the Mac OS), but not for Windows, and some which are available only for certain flavors of UNIX.</w:t>
      </w:r>
      <w:r w:rsidR="00F325F3">
        <w:rPr>
          <w:rFonts w:ascii="Times New Roman" w:hAnsi="Times New Roman" w:cs="Times New Roman"/>
          <w:sz w:val="28"/>
          <w:szCs w:val="28"/>
        </w:rPr>
        <w:t xml:space="preserve"> </w:t>
      </w:r>
      <w:r w:rsidRPr="00F92BE0">
        <w:rPr>
          <w:rFonts w:ascii="Times New Roman" w:hAnsi="Times New Roman" w:cs="Times New Roman"/>
          <w:sz w:val="28"/>
          <w:szCs w:val="28"/>
        </w:rPr>
        <w:t>Since the available commands are system-dependent, when you create a Python program that uses os commands, you will probably want to include a check to find out which os module you’re dealing w</w:t>
      </w:r>
      <w:r w:rsidR="00AC3F00" w:rsidRPr="00F92BE0">
        <w:rPr>
          <w:rFonts w:ascii="Times New Roman" w:hAnsi="Times New Roman" w:cs="Times New Roman"/>
          <w:sz w:val="28"/>
          <w:szCs w:val="28"/>
        </w:rPr>
        <w:t>ith, using the os.name command</w:t>
      </w:r>
    </w:p>
    <w:p w14:paraId="1F5648FC" w14:textId="6B46AEAA" w:rsidR="00FE1CDE" w:rsidRPr="009A007D" w:rsidRDefault="00C02E17" w:rsidP="00AC3F00">
      <w:pPr>
        <w:ind w:firstLine="720"/>
        <w:jc w:val="both"/>
        <w:rPr>
          <w:rFonts w:ascii="Times New Roman" w:hAnsi="Times New Roman" w:cs="Times New Roman"/>
          <w:sz w:val="28"/>
          <w:szCs w:val="28"/>
        </w:rPr>
      </w:pPr>
      <w:r>
        <w:rPr>
          <w:rFonts w:ascii="Times New Roman" w:hAnsi="Times New Roman" w:cs="Times New Roman"/>
          <w:sz w:val="28"/>
          <w:szCs w:val="28"/>
        </w:rPr>
        <w:t>All the procedure will be discussed in next chapter.</w:t>
      </w:r>
    </w:p>
    <w:p w14:paraId="07B3E70B" w14:textId="5662E7E4" w:rsidR="00AC3F00" w:rsidRDefault="00AC3F00" w:rsidP="00F92BE0">
      <w:pPr>
        <w:ind w:firstLine="720"/>
        <w:jc w:val="both"/>
        <w:rPr>
          <w:rFonts w:ascii="Times New Roman" w:hAnsi="Times New Roman" w:cs="Times New Roman"/>
          <w:sz w:val="28"/>
          <w:szCs w:val="28"/>
        </w:rPr>
      </w:pPr>
    </w:p>
    <w:p w14:paraId="4A30C6C8" w14:textId="10973824" w:rsidR="00FE1CDE" w:rsidRDefault="00AC3F00">
      <w:pPr>
        <w:rPr>
          <w:rFonts w:ascii="Times New Roman" w:hAnsi="Times New Roman" w:cs="Times New Roman"/>
          <w:sz w:val="28"/>
          <w:szCs w:val="28"/>
        </w:rPr>
      </w:pPr>
      <w:r>
        <w:rPr>
          <w:rFonts w:ascii="Times New Roman" w:hAnsi="Times New Roman" w:cs="Times New Roman"/>
          <w:sz w:val="28"/>
          <w:szCs w:val="28"/>
        </w:rPr>
        <w:br w:type="page"/>
      </w:r>
    </w:p>
    <w:p w14:paraId="03C6F65D" w14:textId="6ADAC65F" w:rsidR="00FE1CDE" w:rsidRPr="00FE1CDE" w:rsidRDefault="00FE1CDE" w:rsidP="00FE1CDE">
      <w:pPr>
        <w:pStyle w:val="ListParagraph"/>
        <w:numPr>
          <w:ilvl w:val="0"/>
          <w:numId w:val="2"/>
        </w:numPr>
        <w:pBdr>
          <w:bottom w:val="single" w:sz="4" w:space="1" w:color="auto"/>
        </w:pBdr>
        <w:rPr>
          <w:rFonts w:ascii="Times New Roman" w:hAnsi="Times New Roman" w:cs="Times New Roman"/>
          <w:b/>
          <w:bCs/>
          <w:sz w:val="32"/>
          <w:szCs w:val="32"/>
        </w:rPr>
      </w:pPr>
      <w:r w:rsidRPr="00FE1CDE">
        <w:rPr>
          <w:rFonts w:ascii="Times New Roman" w:hAnsi="Times New Roman" w:cs="Times New Roman"/>
          <w:b/>
          <w:bCs/>
          <w:sz w:val="32"/>
          <w:szCs w:val="32"/>
        </w:rPr>
        <w:lastRenderedPageBreak/>
        <w:t xml:space="preserve">Chapter -5 Getting Familiar with the procedure </w:t>
      </w:r>
    </w:p>
    <w:p w14:paraId="14517DD2" w14:textId="4D1BD9D2" w:rsidR="00FE1CDE" w:rsidRDefault="00FE1CDE">
      <w:pPr>
        <w:rPr>
          <w:rFonts w:ascii="Times New Roman" w:hAnsi="Times New Roman" w:cs="Times New Roman"/>
          <w:sz w:val="28"/>
          <w:szCs w:val="28"/>
        </w:rPr>
      </w:pPr>
    </w:p>
    <w:p w14:paraId="26233C43" w14:textId="37D41BC9" w:rsidR="00C02E17" w:rsidRDefault="00C02E17" w:rsidP="00DC3CFA">
      <w:pPr>
        <w:jc w:val="center"/>
        <w:rPr>
          <w:rFonts w:ascii="Times New Roman" w:hAnsi="Times New Roman" w:cs="Times New Roman"/>
          <w:sz w:val="28"/>
          <w:szCs w:val="28"/>
        </w:rPr>
      </w:pPr>
      <w:r>
        <w:rPr>
          <w:noProof/>
        </w:rPr>
        <w:drawing>
          <wp:inline distT="0" distB="0" distL="0" distR="0" wp14:anchorId="5F3ACB4E" wp14:editId="30D1FFDA">
            <wp:extent cx="5943600" cy="589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89280"/>
                    </a:xfrm>
                    <a:prstGeom prst="rect">
                      <a:avLst/>
                    </a:prstGeom>
                  </pic:spPr>
                </pic:pic>
              </a:graphicData>
            </a:graphic>
          </wp:inline>
        </w:drawing>
      </w:r>
    </w:p>
    <w:p w14:paraId="382BC203" w14:textId="77777777" w:rsidR="00C02E17" w:rsidRDefault="00C02E17">
      <w:pPr>
        <w:rPr>
          <w:rFonts w:ascii="Times New Roman" w:hAnsi="Times New Roman" w:cs="Times New Roman"/>
          <w:sz w:val="28"/>
          <w:szCs w:val="28"/>
        </w:rPr>
      </w:pPr>
      <w:r>
        <w:rPr>
          <w:rFonts w:ascii="Times New Roman" w:hAnsi="Times New Roman" w:cs="Times New Roman"/>
          <w:sz w:val="28"/>
          <w:szCs w:val="28"/>
        </w:rPr>
        <w:t xml:space="preserve">We are declaring a variable as “heart” and into that heart variable we are trying to read the csv file which is taken from the open source </w:t>
      </w:r>
    </w:p>
    <w:p w14:paraId="7D3998B0" w14:textId="3FB8600F" w:rsidR="00C02E17" w:rsidRDefault="00C02E17">
      <w:pPr>
        <w:rPr>
          <w:rFonts w:ascii="Times New Roman" w:hAnsi="Times New Roman" w:cs="Times New Roman"/>
          <w:sz w:val="28"/>
          <w:szCs w:val="28"/>
        </w:rPr>
      </w:pPr>
      <w:r>
        <w:rPr>
          <w:rFonts w:ascii="Times New Roman" w:hAnsi="Times New Roman" w:cs="Times New Roman"/>
          <w:sz w:val="28"/>
          <w:szCs w:val="28"/>
        </w:rPr>
        <w:t xml:space="preserve">In my PC I have saved my file in Local Disk: E and in </w:t>
      </w:r>
      <w:r w:rsidR="003F57E0">
        <w:rPr>
          <w:rFonts w:ascii="Times New Roman" w:hAnsi="Times New Roman" w:cs="Times New Roman"/>
          <w:sz w:val="28"/>
          <w:szCs w:val="28"/>
        </w:rPr>
        <w:t>Data Science</w:t>
      </w:r>
      <w:r>
        <w:rPr>
          <w:rFonts w:ascii="Times New Roman" w:hAnsi="Times New Roman" w:cs="Times New Roman"/>
          <w:sz w:val="28"/>
          <w:szCs w:val="28"/>
        </w:rPr>
        <w:t xml:space="preserve"> folder in Heart subfolder I have saved my CSV file</w:t>
      </w:r>
    </w:p>
    <w:p w14:paraId="5E785195" w14:textId="01BD45BB" w:rsidR="00AC3F00" w:rsidRDefault="00C02E17" w:rsidP="006D282A">
      <w:pPr>
        <w:ind w:firstLine="720"/>
        <w:rPr>
          <w:rFonts w:ascii="Times New Roman" w:hAnsi="Times New Roman" w:cs="Times New Roman"/>
          <w:sz w:val="28"/>
          <w:szCs w:val="28"/>
        </w:rPr>
      </w:pPr>
      <w:r>
        <w:rPr>
          <w:rFonts w:ascii="Times New Roman" w:hAnsi="Times New Roman" w:cs="Times New Roman"/>
          <w:sz w:val="28"/>
          <w:szCs w:val="28"/>
        </w:rPr>
        <w:t xml:space="preserve">I have used ‘r’ at the beginning because in any programming languages </w:t>
      </w:r>
      <w:r w:rsidR="003F57E0">
        <w:rPr>
          <w:rFonts w:ascii="Times New Roman" w:hAnsi="Times New Roman" w:cs="Times New Roman"/>
          <w:sz w:val="28"/>
          <w:szCs w:val="28"/>
        </w:rPr>
        <w:t xml:space="preserve">‘\’ will be considered as </w:t>
      </w:r>
      <w:r w:rsidR="003F57E0">
        <w:rPr>
          <w:rFonts w:ascii="Times New Roman" w:hAnsi="Times New Roman" w:cs="Times New Roman"/>
          <w:b/>
          <w:bCs/>
          <w:sz w:val="28"/>
          <w:szCs w:val="28"/>
        </w:rPr>
        <w:t>Escape Characters</w:t>
      </w:r>
      <w:r w:rsidR="003F57E0">
        <w:rPr>
          <w:rFonts w:ascii="Times New Roman" w:hAnsi="Times New Roman" w:cs="Times New Roman"/>
          <w:sz w:val="28"/>
          <w:szCs w:val="28"/>
        </w:rPr>
        <w:t xml:space="preserve"> so as to avoid this we will use r to avoid the escape character.</w:t>
      </w:r>
    </w:p>
    <w:p w14:paraId="5528D832" w14:textId="77777777" w:rsidR="003F57E0" w:rsidRDefault="003F57E0">
      <w:pPr>
        <w:rPr>
          <w:rFonts w:ascii="Times New Roman" w:hAnsi="Times New Roman" w:cs="Times New Roman"/>
          <w:sz w:val="28"/>
          <w:szCs w:val="28"/>
        </w:rPr>
      </w:pPr>
    </w:p>
    <w:p w14:paraId="72FC1592" w14:textId="401C8FDF" w:rsidR="003F57E0" w:rsidRDefault="003F57E0" w:rsidP="00DC3CF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CC503C" wp14:editId="1884E982">
            <wp:extent cx="6296526" cy="31832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6303318" cy="3186678"/>
                    </a:xfrm>
                    <a:prstGeom prst="rect">
                      <a:avLst/>
                    </a:prstGeom>
                  </pic:spPr>
                </pic:pic>
              </a:graphicData>
            </a:graphic>
          </wp:inline>
        </w:drawing>
      </w:r>
    </w:p>
    <w:p w14:paraId="22C8451D" w14:textId="01DD70F1" w:rsidR="003F57E0" w:rsidRDefault="003F57E0">
      <w:pPr>
        <w:rPr>
          <w:rFonts w:ascii="Times New Roman" w:hAnsi="Times New Roman" w:cs="Times New Roman"/>
          <w:sz w:val="28"/>
          <w:szCs w:val="28"/>
        </w:rPr>
      </w:pPr>
      <w:r>
        <w:rPr>
          <w:rFonts w:ascii="Times New Roman" w:hAnsi="Times New Roman" w:cs="Times New Roman"/>
          <w:sz w:val="28"/>
          <w:szCs w:val="28"/>
        </w:rPr>
        <w:t xml:space="preserve">To check whether the data is imported into the variable or not </w:t>
      </w:r>
    </w:p>
    <w:p w14:paraId="406EDF81" w14:textId="1F49FA6A" w:rsidR="003F57E0" w:rsidRDefault="003F57E0">
      <w:pPr>
        <w:rPr>
          <w:rFonts w:ascii="Times New Roman" w:hAnsi="Times New Roman" w:cs="Times New Roman"/>
          <w:sz w:val="28"/>
          <w:szCs w:val="28"/>
        </w:rPr>
      </w:pPr>
      <w:r>
        <w:rPr>
          <w:rFonts w:ascii="Times New Roman" w:hAnsi="Times New Roman" w:cs="Times New Roman"/>
          <w:sz w:val="28"/>
          <w:szCs w:val="28"/>
        </w:rPr>
        <w:t>From this We can say that the data which is available in our CSV file is copied to heart variable.</w:t>
      </w:r>
    </w:p>
    <w:p w14:paraId="74187B9D" w14:textId="10B238A6" w:rsidR="003F57E0" w:rsidRDefault="003F57E0">
      <w:pPr>
        <w:rPr>
          <w:rFonts w:ascii="Times New Roman" w:hAnsi="Times New Roman" w:cs="Times New Roman"/>
          <w:sz w:val="28"/>
          <w:szCs w:val="28"/>
        </w:rPr>
      </w:pPr>
    </w:p>
    <w:p w14:paraId="2034021C" w14:textId="5D5FB2FE" w:rsidR="003F57E0" w:rsidRDefault="003F57E0" w:rsidP="00DC3CFA">
      <w:pPr>
        <w:jc w:val="center"/>
        <w:rPr>
          <w:rFonts w:ascii="Times New Roman" w:hAnsi="Times New Roman" w:cs="Times New Roman"/>
          <w:sz w:val="28"/>
          <w:szCs w:val="28"/>
        </w:rPr>
      </w:pPr>
      <w:r>
        <w:rPr>
          <w:rFonts w:ascii="Times New Roman" w:hAnsi="Times New Roman" w:cs="Times New Roman"/>
          <w:sz w:val="28"/>
          <w:szCs w:val="28"/>
        </w:rPr>
        <w:br w:type="page"/>
      </w:r>
      <w:r>
        <w:rPr>
          <w:noProof/>
        </w:rPr>
        <w:lastRenderedPageBreak/>
        <w:drawing>
          <wp:inline distT="0" distB="0" distL="0" distR="0" wp14:anchorId="78EB3B00" wp14:editId="0B231EC2">
            <wp:extent cx="5943600" cy="2199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99005"/>
                    </a:xfrm>
                    <a:prstGeom prst="rect">
                      <a:avLst/>
                    </a:prstGeom>
                  </pic:spPr>
                </pic:pic>
              </a:graphicData>
            </a:graphic>
          </wp:inline>
        </w:drawing>
      </w:r>
    </w:p>
    <w:p w14:paraId="3B62B528" w14:textId="6137BE69" w:rsidR="003F57E0" w:rsidRDefault="003F57E0">
      <w:pPr>
        <w:rPr>
          <w:rFonts w:ascii="Times New Roman" w:hAnsi="Times New Roman" w:cs="Times New Roman"/>
          <w:sz w:val="28"/>
          <w:szCs w:val="28"/>
        </w:rPr>
      </w:pPr>
      <w:r>
        <w:rPr>
          <w:rFonts w:ascii="Times New Roman" w:hAnsi="Times New Roman" w:cs="Times New Roman"/>
          <w:sz w:val="28"/>
          <w:szCs w:val="28"/>
        </w:rPr>
        <w:t>In this cell we have displayed that:</w:t>
      </w:r>
    </w:p>
    <w:p w14:paraId="1AC3B65D" w14:textId="71C91E5D" w:rsidR="003F57E0" w:rsidRDefault="003F57E0" w:rsidP="006D282A">
      <w:pPr>
        <w:ind w:firstLine="360"/>
        <w:rPr>
          <w:rFonts w:ascii="Times New Roman" w:hAnsi="Times New Roman" w:cs="Times New Roman"/>
          <w:sz w:val="28"/>
          <w:szCs w:val="28"/>
        </w:rPr>
      </w:pPr>
      <w:r>
        <w:rPr>
          <w:rFonts w:ascii="Times New Roman" w:hAnsi="Times New Roman" w:cs="Times New Roman"/>
          <w:sz w:val="28"/>
          <w:szCs w:val="28"/>
        </w:rPr>
        <w:t xml:space="preserve">Already we have imported all the data from the CSV file into heart and in that dataset, we have a column called “target”. We are trying to display all the data which </w:t>
      </w:r>
      <w:r w:rsidR="006D282A">
        <w:rPr>
          <w:rFonts w:ascii="Times New Roman" w:hAnsi="Times New Roman" w:cs="Times New Roman"/>
          <w:sz w:val="28"/>
          <w:szCs w:val="28"/>
        </w:rPr>
        <w:t>corresponds to target column.</w:t>
      </w:r>
    </w:p>
    <w:p w14:paraId="4B9ECDAC" w14:textId="727C6689" w:rsidR="006D282A" w:rsidRDefault="006D282A" w:rsidP="00DC3CFA">
      <w:pPr>
        <w:ind w:firstLine="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47EE35" wp14:editId="4040013D">
            <wp:extent cx="2613887" cy="12650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2613887" cy="1265030"/>
                    </a:xfrm>
                    <a:prstGeom prst="rect">
                      <a:avLst/>
                    </a:prstGeom>
                  </pic:spPr>
                </pic:pic>
              </a:graphicData>
            </a:graphic>
          </wp:inline>
        </w:drawing>
      </w:r>
    </w:p>
    <w:p w14:paraId="29768CC2" w14:textId="41BBB181" w:rsidR="006D282A" w:rsidRDefault="006D282A" w:rsidP="006D282A">
      <w:pPr>
        <w:ind w:firstLine="360"/>
        <w:rPr>
          <w:rFonts w:ascii="Times New Roman" w:hAnsi="Times New Roman" w:cs="Times New Roman"/>
          <w:sz w:val="28"/>
          <w:szCs w:val="28"/>
        </w:rPr>
      </w:pPr>
      <w:r>
        <w:rPr>
          <w:rFonts w:ascii="Times New Roman" w:hAnsi="Times New Roman" w:cs="Times New Roman"/>
          <w:sz w:val="28"/>
          <w:szCs w:val="28"/>
        </w:rPr>
        <w:t>We are taking same column name “target” in this code we are trying to group the content based on the value like 0</w:t>
      </w:r>
      <w:r w:rsidR="00CF67CE">
        <w:rPr>
          <w:rFonts w:ascii="Times New Roman" w:hAnsi="Times New Roman" w:cs="Times New Roman"/>
          <w:sz w:val="28"/>
          <w:szCs w:val="28"/>
        </w:rPr>
        <w:t>’s</w:t>
      </w:r>
      <w:r>
        <w:rPr>
          <w:rFonts w:ascii="Times New Roman" w:hAnsi="Times New Roman" w:cs="Times New Roman"/>
          <w:sz w:val="28"/>
          <w:szCs w:val="28"/>
        </w:rPr>
        <w:t>-138 1</w:t>
      </w:r>
      <w:r w:rsidR="00CF67CE">
        <w:rPr>
          <w:rFonts w:ascii="Times New Roman" w:hAnsi="Times New Roman" w:cs="Times New Roman"/>
          <w:sz w:val="28"/>
          <w:szCs w:val="28"/>
        </w:rPr>
        <w:t>’s</w:t>
      </w:r>
      <w:r>
        <w:rPr>
          <w:rFonts w:ascii="Times New Roman" w:hAnsi="Times New Roman" w:cs="Times New Roman"/>
          <w:sz w:val="28"/>
          <w:szCs w:val="28"/>
        </w:rPr>
        <w:t xml:space="preserve">-165 </w:t>
      </w:r>
    </w:p>
    <w:p w14:paraId="0F17C7C2" w14:textId="418E0E94" w:rsidR="0082004B" w:rsidRDefault="0082004B" w:rsidP="0082004B">
      <w:pPr>
        <w:ind w:firstLine="360"/>
        <w:rPr>
          <w:rFonts w:ascii="Times New Roman" w:hAnsi="Times New Roman" w:cs="Times New Roman"/>
          <w:noProof/>
          <w:sz w:val="28"/>
          <w:szCs w:val="28"/>
        </w:rPr>
      </w:pPr>
      <w:r>
        <w:rPr>
          <w:rFonts w:ascii="Times New Roman" w:hAnsi="Times New Roman" w:cs="Times New Roman"/>
          <w:sz w:val="28"/>
          <w:szCs w:val="28"/>
        </w:rPr>
        <w:t>Size (</w:t>
      </w:r>
      <w:r w:rsidR="006D282A">
        <w:rPr>
          <w:rFonts w:ascii="Times New Roman" w:hAnsi="Times New Roman" w:cs="Times New Roman"/>
          <w:sz w:val="28"/>
          <w:szCs w:val="28"/>
        </w:rPr>
        <w:t xml:space="preserve">) is used to get those values </w:t>
      </w:r>
      <w:r w:rsidR="00B82AB9">
        <w:rPr>
          <w:rFonts w:ascii="Times New Roman" w:hAnsi="Times New Roman" w:cs="Times New Roman"/>
          <w:sz w:val="28"/>
          <w:szCs w:val="28"/>
        </w:rPr>
        <w:t xml:space="preserve">it </w:t>
      </w:r>
      <w:r>
        <w:rPr>
          <w:rFonts w:ascii="Times New Roman" w:hAnsi="Times New Roman" w:cs="Times New Roman"/>
          <w:sz w:val="28"/>
          <w:szCs w:val="28"/>
        </w:rPr>
        <w:t>means that count of 0’s and 1’s</w:t>
      </w:r>
      <w:r>
        <w:rPr>
          <w:rFonts w:ascii="Times New Roman" w:hAnsi="Times New Roman" w:cs="Times New Roman"/>
          <w:noProof/>
          <w:sz w:val="28"/>
          <w:szCs w:val="28"/>
        </w:rPr>
        <w:t xml:space="preserve"> </w:t>
      </w:r>
    </w:p>
    <w:p w14:paraId="5CB043EA" w14:textId="22568D0A" w:rsidR="006D282A" w:rsidRDefault="0082004B" w:rsidP="00DC3CFA">
      <w:pPr>
        <w:ind w:firstLine="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84DFB8" wp14:editId="467C4E6F">
            <wp:extent cx="5943600" cy="14719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1471930"/>
                    </a:xfrm>
                    <a:prstGeom prst="rect">
                      <a:avLst/>
                    </a:prstGeom>
                  </pic:spPr>
                </pic:pic>
              </a:graphicData>
            </a:graphic>
          </wp:inline>
        </w:drawing>
      </w:r>
    </w:p>
    <w:p w14:paraId="7170C4CD" w14:textId="7E3E92AE" w:rsidR="00B82AB9" w:rsidRDefault="0082004B" w:rsidP="006D282A">
      <w:pPr>
        <w:ind w:firstLine="360"/>
        <w:rPr>
          <w:rFonts w:ascii="Times New Roman" w:hAnsi="Times New Roman" w:cs="Times New Roman"/>
          <w:sz w:val="28"/>
          <w:szCs w:val="28"/>
        </w:rPr>
      </w:pPr>
      <w:r>
        <w:rPr>
          <w:rFonts w:ascii="Times New Roman" w:hAnsi="Times New Roman" w:cs="Times New Roman"/>
          <w:sz w:val="28"/>
          <w:szCs w:val="28"/>
        </w:rPr>
        <w:t>Same as previous this cell’s code looks similar, we group the target column and make then as a sum as we see in its output. Its main thing to add all the values based on target values</w:t>
      </w:r>
    </w:p>
    <w:p w14:paraId="028E5D84" w14:textId="65EAE3EC" w:rsidR="00B82AB9" w:rsidRDefault="002340DF" w:rsidP="00DC3CFA">
      <w:pPr>
        <w:ind w:firstLine="36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D42E0EF" wp14:editId="6CBBCDC1">
            <wp:extent cx="4092295" cy="716342"/>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4092295" cy="716342"/>
                    </a:xfrm>
                    <a:prstGeom prst="rect">
                      <a:avLst/>
                    </a:prstGeom>
                  </pic:spPr>
                </pic:pic>
              </a:graphicData>
            </a:graphic>
          </wp:inline>
        </w:drawing>
      </w:r>
    </w:p>
    <w:p w14:paraId="7F36D190" w14:textId="4DC1991F" w:rsidR="002340DF" w:rsidRDefault="002340DF" w:rsidP="006D282A">
      <w:pPr>
        <w:ind w:firstLine="360"/>
        <w:rPr>
          <w:rFonts w:ascii="Times New Roman" w:hAnsi="Times New Roman" w:cs="Times New Roman"/>
          <w:sz w:val="28"/>
          <w:szCs w:val="28"/>
        </w:rPr>
      </w:pPr>
      <w:r>
        <w:rPr>
          <w:rFonts w:ascii="Times New Roman" w:hAnsi="Times New Roman" w:cs="Times New Roman"/>
          <w:sz w:val="28"/>
          <w:szCs w:val="28"/>
        </w:rPr>
        <w:t>Shape-key word</w:t>
      </w:r>
    </w:p>
    <w:p w14:paraId="2BC6BF23" w14:textId="171C1AB2" w:rsidR="002340DF" w:rsidRDefault="002340DF" w:rsidP="006D282A">
      <w:pPr>
        <w:ind w:firstLine="360"/>
        <w:rPr>
          <w:rFonts w:ascii="Times New Roman" w:hAnsi="Times New Roman" w:cs="Times New Roman"/>
          <w:sz w:val="28"/>
          <w:szCs w:val="28"/>
        </w:rPr>
      </w:pPr>
      <w:r>
        <w:rPr>
          <w:rFonts w:ascii="Times New Roman" w:hAnsi="Times New Roman" w:cs="Times New Roman"/>
          <w:sz w:val="28"/>
          <w:szCs w:val="28"/>
        </w:rPr>
        <w:t>This will help us to understand that how many rows and columns present in the heart variable.</w:t>
      </w:r>
    </w:p>
    <w:p w14:paraId="2C38EFBD" w14:textId="6DD54AC5" w:rsidR="002340DF" w:rsidRDefault="002340DF" w:rsidP="00DC3CFA">
      <w:pPr>
        <w:ind w:firstLine="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E13666" wp14:editId="368A2C61">
            <wp:extent cx="3162574" cy="746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3162574" cy="746825"/>
                    </a:xfrm>
                    <a:prstGeom prst="rect">
                      <a:avLst/>
                    </a:prstGeom>
                  </pic:spPr>
                </pic:pic>
              </a:graphicData>
            </a:graphic>
          </wp:inline>
        </w:drawing>
      </w:r>
    </w:p>
    <w:p w14:paraId="2AA256FD" w14:textId="20B28204" w:rsidR="002340DF" w:rsidRDefault="002340DF" w:rsidP="006D282A">
      <w:pPr>
        <w:ind w:firstLine="360"/>
        <w:rPr>
          <w:rFonts w:ascii="Times New Roman" w:hAnsi="Times New Roman" w:cs="Times New Roman"/>
          <w:sz w:val="28"/>
          <w:szCs w:val="28"/>
        </w:rPr>
      </w:pPr>
      <w:r>
        <w:rPr>
          <w:rFonts w:ascii="Times New Roman" w:hAnsi="Times New Roman" w:cs="Times New Roman"/>
          <w:sz w:val="28"/>
          <w:szCs w:val="28"/>
        </w:rPr>
        <w:t xml:space="preserve">Size-key word </w:t>
      </w:r>
    </w:p>
    <w:p w14:paraId="7B3295D6" w14:textId="66AC4740" w:rsidR="002340DF" w:rsidRDefault="002340DF" w:rsidP="006D282A">
      <w:pPr>
        <w:ind w:firstLine="360"/>
        <w:rPr>
          <w:rFonts w:ascii="Times New Roman" w:hAnsi="Times New Roman" w:cs="Times New Roman"/>
          <w:sz w:val="28"/>
          <w:szCs w:val="28"/>
        </w:rPr>
      </w:pPr>
      <w:r>
        <w:rPr>
          <w:rFonts w:ascii="Times New Roman" w:hAnsi="Times New Roman" w:cs="Times New Roman"/>
          <w:sz w:val="28"/>
          <w:szCs w:val="28"/>
        </w:rPr>
        <w:t>This might be something little-bit tricky in previous we used to determine the number of unique valued-values as a total count.</w:t>
      </w:r>
    </w:p>
    <w:p w14:paraId="7A365E1A" w14:textId="0EB7B3E3" w:rsidR="002340DF" w:rsidRDefault="002340DF" w:rsidP="006D282A">
      <w:pPr>
        <w:ind w:firstLine="360"/>
        <w:rPr>
          <w:rFonts w:ascii="Times New Roman" w:hAnsi="Times New Roman" w:cs="Times New Roman"/>
          <w:sz w:val="28"/>
          <w:szCs w:val="28"/>
        </w:rPr>
      </w:pPr>
      <w:r>
        <w:rPr>
          <w:rFonts w:ascii="Times New Roman" w:hAnsi="Times New Roman" w:cs="Times New Roman"/>
          <w:sz w:val="28"/>
          <w:szCs w:val="28"/>
        </w:rPr>
        <w:t>But as per this size-key word we can say that it gives “How many cells are used in the CSV file used to enter the data”</w:t>
      </w:r>
    </w:p>
    <w:p w14:paraId="623436BA" w14:textId="0D5CB5D9" w:rsidR="00B0623D" w:rsidRDefault="00B0623D" w:rsidP="00B0623D">
      <w:pPr>
        <w:ind w:firstLine="360"/>
        <w:rPr>
          <w:rFonts w:ascii="Times New Roman" w:hAnsi="Times New Roman" w:cs="Times New Roman"/>
          <w:sz w:val="28"/>
          <w:szCs w:val="28"/>
        </w:rPr>
      </w:pPr>
      <w:r>
        <w:rPr>
          <w:rFonts w:ascii="Times New Roman" w:hAnsi="Times New Roman" w:cs="Times New Roman"/>
          <w:sz w:val="28"/>
          <w:szCs w:val="28"/>
        </w:rPr>
        <w:t>By this we can say that Python have huge set of libraries and just we have to why ad where we have use then we can do wonders in any branch of analytics used by python script.</w:t>
      </w:r>
    </w:p>
    <w:p w14:paraId="387CD139" w14:textId="091C6B8C" w:rsidR="00B0623D" w:rsidRDefault="00B0623D" w:rsidP="00DC3CFA">
      <w:pPr>
        <w:ind w:firstLine="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913751" wp14:editId="38AD6893">
            <wp:extent cx="5943600" cy="1678305"/>
            <wp:effectExtent l="0" t="0" r="571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943600" cy="1678305"/>
                    </a:xfrm>
                    <a:prstGeom prst="rect">
                      <a:avLst/>
                    </a:prstGeom>
                  </pic:spPr>
                </pic:pic>
              </a:graphicData>
            </a:graphic>
          </wp:inline>
        </w:drawing>
      </w:r>
    </w:p>
    <w:p w14:paraId="489BD620" w14:textId="4FC5D949" w:rsidR="00B82AB9" w:rsidRDefault="00B0623D" w:rsidP="006D282A">
      <w:pPr>
        <w:ind w:firstLine="360"/>
        <w:rPr>
          <w:rFonts w:ascii="Times New Roman" w:hAnsi="Times New Roman" w:cs="Times New Roman"/>
          <w:sz w:val="28"/>
          <w:szCs w:val="28"/>
        </w:rPr>
      </w:pPr>
      <w:r>
        <w:rPr>
          <w:rFonts w:ascii="Times New Roman" w:hAnsi="Times New Roman" w:cs="Times New Roman"/>
          <w:sz w:val="28"/>
          <w:szCs w:val="28"/>
        </w:rPr>
        <w:t>Describe ():</w:t>
      </w:r>
    </w:p>
    <w:p w14:paraId="5E8193F9" w14:textId="3B929A3A" w:rsidR="00B0623D" w:rsidRDefault="00B0623D" w:rsidP="006D282A">
      <w:pPr>
        <w:ind w:firstLine="360"/>
        <w:rPr>
          <w:rFonts w:ascii="Times New Roman" w:hAnsi="Times New Roman" w:cs="Times New Roman"/>
          <w:sz w:val="28"/>
          <w:szCs w:val="28"/>
        </w:rPr>
      </w:pPr>
      <w:r>
        <w:rPr>
          <w:rFonts w:ascii="Times New Roman" w:hAnsi="Times New Roman" w:cs="Times New Roman"/>
          <w:sz w:val="28"/>
          <w:szCs w:val="28"/>
        </w:rPr>
        <w:t xml:space="preserve">This very useful function to get </w:t>
      </w:r>
      <w:r w:rsidR="009A1CBA">
        <w:rPr>
          <w:rFonts w:ascii="Times New Roman" w:hAnsi="Times New Roman" w:cs="Times New Roman"/>
          <w:sz w:val="28"/>
          <w:szCs w:val="28"/>
        </w:rPr>
        <w:t>an</w:t>
      </w:r>
      <w:r>
        <w:rPr>
          <w:rFonts w:ascii="Times New Roman" w:hAnsi="Times New Roman" w:cs="Times New Roman"/>
          <w:sz w:val="28"/>
          <w:szCs w:val="28"/>
        </w:rPr>
        <w:t xml:space="preserve"> overview of the data which we have imported to the variable. It gives us all the data of total count, mean, standard deviation, minimum value in that column, Q1, Q2, Q3 of the data,</w:t>
      </w:r>
      <w:r w:rsidR="006027BF">
        <w:rPr>
          <w:rFonts w:ascii="Times New Roman" w:hAnsi="Times New Roman" w:cs="Times New Roman"/>
          <w:sz w:val="28"/>
          <w:szCs w:val="28"/>
        </w:rPr>
        <w:t xml:space="preserve"> </w:t>
      </w:r>
      <w:r>
        <w:rPr>
          <w:rFonts w:ascii="Times New Roman" w:hAnsi="Times New Roman" w:cs="Times New Roman"/>
          <w:sz w:val="28"/>
          <w:szCs w:val="28"/>
        </w:rPr>
        <w:t xml:space="preserve">at last we can have maximum of the column in </w:t>
      </w:r>
      <w:r w:rsidR="006027BF">
        <w:rPr>
          <w:rFonts w:ascii="Times New Roman" w:hAnsi="Times New Roman" w:cs="Times New Roman"/>
          <w:sz w:val="28"/>
          <w:szCs w:val="28"/>
        </w:rPr>
        <w:t>that total info</w:t>
      </w:r>
      <w:r>
        <w:rPr>
          <w:rFonts w:ascii="Times New Roman" w:hAnsi="Times New Roman" w:cs="Times New Roman"/>
          <w:sz w:val="28"/>
          <w:szCs w:val="28"/>
        </w:rPr>
        <w:t xml:space="preserve"> we can get the total of the respective column only.</w:t>
      </w:r>
    </w:p>
    <w:p w14:paraId="045F87C4" w14:textId="6AAD891E" w:rsidR="00B82AB9" w:rsidRDefault="00B0623D" w:rsidP="00DC3CFA">
      <w:pPr>
        <w:ind w:firstLine="36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2DDDB72" wp14:editId="28589DE1">
            <wp:extent cx="4633362" cy="3810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4633362" cy="3810330"/>
                    </a:xfrm>
                    <a:prstGeom prst="rect">
                      <a:avLst/>
                    </a:prstGeom>
                  </pic:spPr>
                </pic:pic>
              </a:graphicData>
            </a:graphic>
          </wp:inline>
        </w:drawing>
      </w:r>
    </w:p>
    <w:p w14:paraId="1E722F93" w14:textId="7BFFDA10" w:rsidR="00B0623D" w:rsidRDefault="00B0623D" w:rsidP="006D282A">
      <w:pPr>
        <w:ind w:firstLine="360"/>
        <w:rPr>
          <w:rFonts w:ascii="Times New Roman" w:hAnsi="Times New Roman" w:cs="Times New Roman"/>
          <w:sz w:val="28"/>
          <w:szCs w:val="28"/>
        </w:rPr>
      </w:pPr>
      <w:r>
        <w:rPr>
          <w:rFonts w:ascii="Times New Roman" w:hAnsi="Times New Roman" w:cs="Times New Roman"/>
          <w:sz w:val="28"/>
          <w:szCs w:val="28"/>
        </w:rPr>
        <w:t>Info ():</w:t>
      </w:r>
    </w:p>
    <w:p w14:paraId="2444C0EE" w14:textId="4D034840" w:rsidR="00517420" w:rsidRDefault="00517420" w:rsidP="00517420">
      <w:pPr>
        <w:ind w:firstLine="360"/>
        <w:rPr>
          <w:rFonts w:ascii="Times New Roman" w:hAnsi="Times New Roman" w:cs="Times New Roman"/>
          <w:sz w:val="28"/>
          <w:szCs w:val="28"/>
        </w:rPr>
      </w:pPr>
      <w:r>
        <w:rPr>
          <w:rFonts w:ascii="Times New Roman" w:hAnsi="Times New Roman" w:cs="Times New Roman"/>
          <w:sz w:val="28"/>
          <w:szCs w:val="28"/>
        </w:rPr>
        <w:t>First of all we can have from which library we can have this info () based on the output we can say that it’s from pandas library. It gives us number of rows and columns are used to enter the data into the file.</w:t>
      </w:r>
    </w:p>
    <w:p w14:paraId="202EDAB2" w14:textId="11F7A2FC" w:rsidR="00517420" w:rsidRDefault="00517420" w:rsidP="00517420">
      <w:pPr>
        <w:ind w:firstLine="360"/>
        <w:rPr>
          <w:rFonts w:ascii="Times New Roman" w:hAnsi="Times New Roman" w:cs="Times New Roman"/>
          <w:sz w:val="28"/>
          <w:szCs w:val="28"/>
        </w:rPr>
      </w:pPr>
      <w:r>
        <w:rPr>
          <w:rFonts w:ascii="Times New Roman" w:hAnsi="Times New Roman" w:cs="Times New Roman"/>
          <w:sz w:val="28"/>
          <w:szCs w:val="28"/>
        </w:rPr>
        <w:t>Mainly it gives us title of the columns and Data-type used in that column.</w:t>
      </w:r>
    </w:p>
    <w:p w14:paraId="643447F4" w14:textId="35D2F134" w:rsidR="00517420" w:rsidRDefault="00517420" w:rsidP="00517420">
      <w:pPr>
        <w:ind w:firstLine="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B5F982F" wp14:editId="2A12FF25">
            <wp:extent cx="2781541" cy="73920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2781541" cy="739204"/>
                    </a:xfrm>
                    <a:prstGeom prst="rect">
                      <a:avLst/>
                    </a:prstGeom>
                  </pic:spPr>
                </pic:pic>
              </a:graphicData>
            </a:graphic>
          </wp:inline>
        </w:drawing>
      </w:r>
    </w:p>
    <w:p w14:paraId="787C2BA8" w14:textId="3779028C" w:rsidR="00517420" w:rsidRDefault="00517420" w:rsidP="00517420">
      <w:pPr>
        <w:ind w:firstLine="360"/>
        <w:rPr>
          <w:rFonts w:ascii="Times New Roman" w:hAnsi="Times New Roman" w:cs="Times New Roman"/>
          <w:sz w:val="28"/>
          <w:szCs w:val="28"/>
        </w:rPr>
      </w:pPr>
      <w:r>
        <w:rPr>
          <w:rFonts w:ascii="Times New Roman" w:hAnsi="Times New Roman" w:cs="Times New Roman"/>
          <w:sz w:val="28"/>
          <w:szCs w:val="28"/>
        </w:rPr>
        <w:t>Unique ():</w:t>
      </w:r>
    </w:p>
    <w:p w14:paraId="51DD725C" w14:textId="71066618" w:rsidR="00517420" w:rsidRDefault="00517420" w:rsidP="00517420">
      <w:pPr>
        <w:ind w:firstLine="360"/>
        <w:rPr>
          <w:rFonts w:ascii="Times New Roman" w:hAnsi="Times New Roman" w:cs="Times New Roman"/>
          <w:sz w:val="28"/>
          <w:szCs w:val="28"/>
        </w:rPr>
      </w:pPr>
      <w:r>
        <w:rPr>
          <w:rFonts w:ascii="Times New Roman" w:hAnsi="Times New Roman" w:cs="Times New Roman"/>
          <w:sz w:val="28"/>
          <w:szCs w:val="28"/>
        </w:rPr>
        <w:t>It is used to check how many different values are present in the particular column. It returns as an array with the data-type of that column.</w:t>
      </w:r>
    </w:p>
    <w:p w14:paraId="1D87AD11" w14:textId="790732E0" w:rsidR="00517420" w:rsidRDefault="00517420" w:rsidP="00517420">
      <w:pPr>
        <w:ind w:firstLine="360"/>
        <w:rPr>
          <w:rFonts w:ascii="Times New Roman" w:hAnsi="Times New Roman" w:cs="Times New Roman"/>
          <w:sz w:val="28"/>
          <w:szCs w:val="28"/>
        </w:rPr>
      </w:pPr>
    </w:p>
    <w:p w14:paraId="2437A314" w14:textId="0577F8BB" w:rsidR="00517420" w:rsidRDefault="00517420" w:rsidP="00517420">
      <w:pPr>
        <w:ind w:firstLine="360"/>
        <w:rPr>
          <w:rFonts w:ascii="Times New Roman" w:hAnsi="Times New Roman" w:cs="Times New Roman"/>
          <w:sz w:val="28"/>
          <w:szCs w:val="28"/>
        </w:rPr>
      </w:pPr>
    </w:p>
    <w:p w14:paraId="2A0F2731" w14:textId="225F5AB2" w:rsidR="00517420" w:rsidRDefault="00517420" w:rsidP="00517420">
      <w:pPr>
        <w:ind w:firstLine="360"/>
        <w:rPr>
          <w:rFonts w:ascii="Times New Roman" w:hAnsi="Times New Roman" w:cs="Times New Roman"/>
          <w:sz w:val="28"/>
          <w:szCs w:val="28"/>
        </w:rPr>
      </w:pPr>
    </w:p>
    <w:p w14:paraId="3F27149D" w14:textId="5B90067E" w:rsidR="00517420" w:rsidRDefault="00517420" w:rsidP="00DC3CFA">
      <w:pPr>
        <w:ind w:firstLine="360"/>
        <w:jc w:val="center"/>
        <w:rPr>
          <w:rFonts w:ascii="Times New Roman" w:hAnsi="Times New Roman" w:cs="Times New Roman"/>
          <w:sz w:val="28"/>
          <w:szCs w:val="28"/>
        </w:rPr>
      </w:pPr>
      <w:r>
        <w:rPr>
          <w:noProof/>
        </w:rPr>
        <w:lastRenderedPageBreak/>
        <w:drawing>
          <wp:inline distT="0" distB="0" distL="0" distR="0" wp14:anchorId="6F81382C" wp14:editId="3C229CE6">
            <wp:extent cx="5943600" cy="55200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520055"/>
                    </a:xfrm>
                    <a:prstGeom prst="rect">
                      <a:avLst/>
                    </a:prstGeom>
                  </pic:spPr>
                </pic:pic>
              </a:graphicData>
            </a:graphic>
          </wp:inline>
        </w:drawing>
      </w:r>
    </w:p>
    <w:p w14:paraId="3F55FF91" w14:textId="17A5A484" w:rsidR="00517420" w:rsidRDefault="00517420" w:rsidP="00517420">
      <w:pPr>
        <w:ind w:firstLine="360"/>
        <w:jc w:val="center"/>
        <w:rPr>
          <w:rFonts w:ascii="Times New Roman" w:hAnsi="Times New Roman" w:cs="Times New Roman"/>
          <w:sz w:val="28"/>
          <w:szCs w:val="28"/>
        </w:rPr>
      </w:pPr>
      <w:r>
        <w:rPr>
          <w:rFonts w:ascii="Times New Roman" w:hAnsi="Times New Roman" w:cs="Times New Roman"/>
          <w:sz w:val="28"/>
          <w:szCs w:val="28"/>
        </w:rPr>
        <w:t>Figure-1</w:t>
      </w:r>
    </w:p>
    <w:p w14:paraId="26B9BF40" w14:textId="38C8D4A5" w:rsidR="00517420" w:rsidRDefault="00517420" w:rsidP="00517420">
      <w:pPr>
        <w:ind w:firstLine="360"/>
        <w:rPr>
          <w:rFonts w:ascii="Times New Roman" w:hAnsi="Times New Roman" w:cs="Times New Roman"/>
          <w:sz w:val="28"/>
          <w:szCs w:val="28"/>
        </w:rPr>
      </w:pPr>
      <w:r>
        <w:rPr>
          <w:rFonts w:ascii="Times New Roman" w:hAnsi="Times New Roman" w:cs="Times New Roman"/>
          <w:sz w:val="28"/>
          <w:szCs w:val="28"/>
        </w:rPr>
        <w:t>Hist ():</w:t>
      </w:r>
    </w:p>
    <w:p w14:paraId="20F381D7" w14:textId="1BEA9C14" w:rsidR="00517420" w:rsidRDefault="00517420" w:rsidP="00517420">
      <w:pPr>
        <w:ind w:firstLine="360"/>
        <w:rPr>
          <w:rFonts w:ascii="Times New Roman" w:hAnsi="Times New Roman" w:cs="Times New Roman"/>
          <w:sz w:val="28"/>
          <w:szCs w:val="28"/>
        </w:rPr>
      </w:pPr>
      <w:r>
        <w:rPr>
          <w:rFonts w:ascii="Times New Roman" w:hAnsi="Times New Roman" w:cs="Times New Roman"/>
          <w:sz w:val="28"/>
          <w:szCs w:val="28"/>
        </w:rPr>
        <w:t xml:space="preserve">It is used to determine the written data which is in the </w:t>
      </w:r>
      <w:r w:rsidR="00582099">
        <w:rPr>
          <w:rFonts w:ascii="Times New Roman" w:hAnsi="Times New Roman" w:cs="Times New Roman"/>
          <w:sz w:val="28"/>
          <w:szCs w:val="28"/>
        </w:rPr>
        <w:t>numerical converted into the graphical format with respect to no of values entered. Best way to represent the data for quick picture about the data in the file.</w:t>
      </w:r>
    </w:p>
    <w:p w14:paraId="12726530" w14:textId="15B965A4" w:rsidR="00582099" w:rsidRDefault="00582099" w:rsidP="00517420">
      <w:pPr>
        <w:ind w:firstLine="360"/>
        <w:rPr>
          <w:rFonts w:ascii="Times New Roman" w:hAnsi="Times New Roman" w:cs="Times New Roman"/>
          <w:sz w:val="28"/>
          <w:szCs w:val="28"/>
        </w:rPr>
      </w:pPr>
      <w:r>
        <w:rPr>
          <w:rFonts w:ascii="Times New Roman" w:hAnsi="Times New Roman" w:cs="Times New Roman"/>
          <w:sz w:val="28"/>
          <w:szCs w:val="28"/>
        </w:rPr>
        <w:t>All the columns in the y-axis and count on x-axis on this basis this is done automatically by the library in Python.</w:t>
      </w:r>
    </w:p>
    <w:p w14:paraId="427E899D" w14:textId="54A01337" w:rsidR="00E75852" w:rsidRDefault="00E75852" w:rsidP="00517420">
      <w:pPr>
        <w:ind w:firstLine="360"/>
        <w:rPr>
          <w:rFonts w:ascii="Times New Roman" w:hAnsi="Times New Roman" w:cs="Times New Roman"/>
          <w:sz w:val="28"/>
          <w:szCs w:val="28"/>
        </w:rPr>
      </w:pPr>
      <w:r>
        <w:rPr>
          <w:rFonts w:ascii="Times New Roman" w:hAnsi="Times New Roman" w:cs="Times New Roman"/>
          <w:sz w:val="28"/>
          <w:szCs w:val="28"/>
        </w:rPr>
        <w:t>Fig-size: - It gives each graph size to be represented.</w:t>
      </w:r>
    </w:p>
    <w:p w14:paraId="1966F339" w14:textId="5E72DC5E" w:rsidR="00E75852" w:rsidRDefault="00E75852" w:rsidP="00DC3CFA">
      <w:pPr>
        <w:ind w:firstLine="36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1F28A5D" wp14:editId="336FBBA5">
            <wp:extent cx="5334462" cy="3330229"/>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334462" cy="3330229"/>
                    </a:xfrm>
                    <a:prstGeom prst="rect">
                      <a:avLst/>
                    </a:prstGeom>
                  </pic:spPr>
                </pic:pic>
              </a:graphicData>
            </a:graphic>
          </wp:inline>
        </w:drawing>
      </w:r>
    </w:p>
    <w:p w14:paraId="777CECEB" w14:textId="0D2674DA" w:rsidR="00DC3CFA" w:rsidRDefault="00DC3CFA" w:rsidP="00DC3CFA">
      <w:pPr>
        <w:ind w:firstLine="360"/>
        <w:jc w:val="center"/>
        <w:rPr>
          <w:rFonts w:ascii="Times New Roman" w:hAnsi="Times New Roman" w:cs="Times New Roman"/>
          <w:sz w:val="28"/>
          <w:szCs w:val="28"/>
        </w:rPr>
      </w:pPr>
      <w:r>
        <w:rPr>
          <w:rFonts w:ascii="Times New Roman" w:hAnsi="Times New Roman" w:cs="Times New Roman"/>
          <w:sz w:val="28"/>
          <w:szCs w:val="28"/>
        </w:rPr>
        <w:t>Figure-2</w:t>
      </w:r>
    </w:p>
    <w:p w14:paraId="5A6EBFE8" w14:textId="551CACB0" w:rsidR="00E75852" w:rsidRDefault="00BC17F8" w:rsidP="00BC17F8">
      <w:pPr>
        <w:ind w:firstLine="360"/>
        <w:rPr>
          <w:rFonts w:ascii="Times New Roman" w:hAnsi="Times New Roman" w:cs="Times New Roman"/>
          <w:sz w:val="28"/>
          <w:szCs w:val="28"/>
        </w:rPr>
      </w:pPr>
      <w:r>
        <w:rPr>
          <w:rFonts w:ascii="Times New Roman" w:hAnsi="Times New Roman" w:cs="Times New Roman"/>
          <w:sz w:val="28"/>
          <w:szCs w:val="28"/>
        </w:rPr>
        <w:t>In this cell we have performed by using matplotlib library. We have decided to draw a bar graph with x-axis as Gender and y-axis as age which are from the data given. Plt show</w:t>
      </w:r>
      <w:r w:rsidR="0036344E">
        <w:rPr>
          <w:rFonts w:ascii="Times New Roman" w:hAnsi="Times New Roman" w:cs="Times New Roman"/>
          <w:sz w:val="28"/>
          <w:szCs w:val="28"/>
        </w:rPr>
        <w:t xml:space="preserve"> </w:t>
      </w:r>
      <w:r>
        <w:rPr>
          <w:rFonts w:ascii="Times New Roman" w:hAnsi="Times New Roman" w:cs="Times New Roman"/>
          <w:sz w:val="28"/>
          <w:szCs w:val="28"/>
        </w:rPr>
        <w:t xml:space="preserve">() is used to display </w:t>
      </w:r>
      <w:r w:rsidR="0036344E">
        <w:rPr>
          <w:rFonts w:ascii="Times New Roman" w:hAnsi="Times New Roman" w:cs="Times New Roman"/>
          <w:sz w:val="28"/>
          <w:szCs w:val="28"/>
        </w:rPr>
        <w:t>in the format of graph.</w:t>
      </w:r>
    </w:p>
    <w:p w14:paraId="4819C6EF" w14:textId="1FF1A75A" w:rsidR="0036344E" w:rsidRDefault="0036344E" w:rsidP="00BC17F8">
      <w:pPr>
        <w:ind w:firstLine="360"/>
        <w:rPr>
          <w:rFonts w:ascii="Times New Roman" w:hAnsi="Times New Roman" w:cs="Times New Roman"/>
          <w:sz w:val="28"/>
          <w:szCs w:val="28"/>
        </w:rPr>
      </w:pPr>
    </w:p>
    <w:p w14:paraId="14ADEA16" w14:textId="4E0B0EAF" w:rsidR="0036344E" w:rsidRDefault="0036344E" w:rsidP="00BC17F8">
      <w:pPr>
        <w:ind w:firstLine="360"/>
        <w:rPr>
          <w:rFonts w:ascii="Times New Roman" w:hAnsi="Times New Roman" w:cs="Times New Roman"/>
          <w:sz w:val="28"/>
          <w:szCs w:val="28"/>
        </w:rPr>
      </w:pPr>
    </w:p>
    <w:p w14:paraId="193F3C99" w14:textId="2A047813" w:rsidR="00475D8A" w:rsidRDefault="00475D8A" w:rsidP="00BC17F8">
      <w:pPr>
        <w:ind w:firstLine="360"/>
        <w:rPr>
          <w:rFonts w:ascii="Times New Roman" w:hAnsi="Times New Roman" w:cs="Times New Roman"/>
          <w:sz w:val="28"/>
          <w:szCs w:val="28"/>
        </w:rPr>
      </w:pPr>
    </w:p>
    <w:p w14:paraId="087F371D" w14:textId="77777777" w:rsidR="00475D8A" w:rsidRDefault="00475D8A" w:rsidP="00BC17F8">
      <w:pPr>
        <w:ind w:firstLine="360"/>
        <w:rPr>
          <w:rFonts w:ascii="Times New Roman" w:hAnsi="Times New Roman" w:cs="Times New Roman"/>
          <w:sz w:val="28"/>
          <w:szCs w:val="28"/>
        </w:rPr>
      </w:pPr>
    </w:p>
    <w:p w14:paraId="07B56EAB" w14:textId="77777777" w:rsidR="0036344E" w:rsidRDefault="0036344E" w:rsidP="00BC17F8">
      <w:pPr>
        <w:ind w:firstLine="360"/>
        <w:rPr>
          <w:rFonts w:ascii="Times New Roman" w:hAnsi="Times New Roman" w:cs="Times New Roman"/>
          <w:sz w:val="28"/>
          <w:szCs w:val="28"/>
        </w:rPr>
      </w:pPr>
    </w:p>
    <w:p w14:paraId="3C8E4AF4" w14:textId="6EFD1CA0" w:rsidR="0036344E" w:rsidRDefault="0036344E" w:rsidP="00DC3CFA">
      <w:pPr>
        <w:ind w:firstLine="36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191AD25" wp14:editId="70685E78">
            <wp:extent cx="5462336" cy="284788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476843" cy="2855449"/>
                    </a:xfrm>
                    <a:prstGeom prst="rect">
                      <a:avLst/>
                    </a:prstGeom>
                  </pic:spPr>
                </pic:pic>
              </a:graphicData>
            </a:graphic>
          </wp:inline>
        </w:drawing>
      </w:r>
    </w:p>
    <w:p w14:paraId="7F4009DA" w14:textId="19425A6E" w:rsidR="00DC3CFA" w:rsidRDefault="00DC3CFA" w:rsidP="00DC3CFA">
      <w:pPr>
        <w:ind w:firstLine="360"/>
        <w:jc w:val="center"/>
        <w:rPr>
          <w:rFonts w:ascii="Times New Roman" w:hAnsi="Times New Roman" w:cs="Times New Roman"/>
          <w:sz w:val="28"/>
          <w:szCs w:val="28"/>
        </w:rPr>
      </w:pPr>
      <w:r>
        <w:rPr>
          <w:rFonts w:ascii="Times New Roman" w:hAnsi="Times New Roman" w:cs="Times New Roman"/>
          <w:sz w:val="28"/>
          <w:szCs w:val="28"/>
        </w:rPr>
        <w:t>Figure-3</w:t>
      </w:r>
    </w:p>
    <w:p w14:paraId="1BB37D98" w14:textId="77777777" w:rsidR="006027BF" w:rsidRDefault="0036344E" w:rsidP="006027BF">
      <w:pPr>
        <w:spacing w:line="240" w:lineRule="auto"/>
        <w:ind w:firstLine="360"/>
        <w:rPr>
          <w:rFonts w:ascii="Times New Roman" w:hAnsi="Times New Roman" w:cs="Times New Roman"/>
          <w:sz w:val="28"/>
          <w:szCs w:val="28"/>
        </w:rPr>
      </w:pPr>
      <w:r>
        <w:rPr>
          <w:rFonts w:ascii="Times New Roman" w:hAnsi="Times New Roman" w:cs="Times New Roman"/>
          <w:sz w:val="28"/>
          <w:szCs w:val="28"/>
        </w:rPr>
        <w:t xml:space="preserve">Px function is from the plotly.express library. It is drawn across gender and target from the data given in the heart </w:t>
      </w:r>
      <w:r w:rsidR="00DC3CFA">
        <w:rPr>
          <w:rFonts w:ascii="Times New Roman" w:hAnsi="Times New Roman" w:cs="Times New Roman"/>
          <w:sz w:val="28"/>
          <w:szCs w:val="28"/>
        </w:rPr>
        <w:t xml:space="preserve">variable. There are 3 arguments to be passed in </w:t>
      </w:r>
      <w:r w:rsidR="006027BF">
        <w:rPr>
          <w:rFonts w:ascii="Times New Roman" w:hAnsi="Times New Roman" w:cs="Times New Roman"/>
          <w:sz w:val="28"/>
          <w:szCs w:val="28"/>
        </w:rPr>
        <w:t>this</w:t>
      </w:r>
      <w:r w:rsidR="00DC3CFA">
        <w:rPr>
          <w:rFonts w:ascii="Times New Roman" w:hAnsi="Times New Roman" w:cs="Times New Roman"/>
          <w:sz w:val="28"/>
          <w:szCs w:val="28"/>
        </w:rPr>
        <w:t xml:space="preserve"> function </w:t>
      </w:r>
    </w:p>
    <w:p w14:paraId="0DC17782" w14:textId="3D81129A" w:rsidR="006027BF" w:rsidRPr="006027BF" w:rsidRDefault="00DC3CFA" w:rsidP="006027BF">
      <w:pPr>
        <w:pStyle w:val="ListParagraph"/>
        <w:numPr>
          <w:ilvl w:val="0"/>
          <w:numId w:val="7"/>
        </w:numPr>
        <w:spacing w:line="240" w:lineRule="auto"/>
        <w:rPr>
          <w:rFonts w:ascii="Times New Roman" w:hAnsi="Times New Roman" w:cs="Times New Roman"/>
          <w:sz w:val="28"/>
          <w:szCs w:val="28"/>
        </w:rPr>
      </w:pPr>
      <w:r w:rsidRPr="006027BF">
        <w:rPr>
          <w:rFonts w:ascii="Times New Roman" w:hAnsi="Times New Roman" w:cs="Times New Roman"/>
          <w:sz w:val="28"/>
          <w:szCs w:val="28"/>
        </w:rPr>
        <w:t xml:space="preserve">1-&gt;data_variable </w:t>
      </w:r>
    </w:p>
    <w:p w14:paraId="37FA5C0D" w14:textId="2934A4AB" w:rsidR="0036344E" w:rsidRDefault="00DC3CFA" w:rsidP="006027BF">
      <w:pPr>
        <w:pStyle w:val="ListParagraph"/>
        <w:numPr>
          <w:ilvl w:val="0"/>
          <w:numId w:val="7"/>
        </w:numPr>
        <w:spacing w:line="240" w:lineRule="auto"/>
        <w:rPr>
          <w:rFonts w:ascii="Times New Roman" w:hAnsi="Times New Roman" w:cs="Times New Roman"/>
          <w:sz w:val="28"/>
          <w:szCs w:val="28"/>
        </w:rPr>
      </w:pPr>
      <w:r w:rsidRPr="006027BF">
        <w:rPr>
          <w:rFonts w:ascii="Times New Roman" w:hAnsi="Times New Roman" w:cs="Times New Roman"/>
          <w:sz w:val="28"/>
          <w:szCs w:val="28"/>
        </w:rPr>
        <w:t>2&amp;3-&gt; what we want to display from the data.</w:t>
      </w:r>
    </w:p>
    <w:p w14:paraId="639DFD06" w14:textId="77777777" w:rsidR="000F5456" w:rsidRPr="006027BF" w:rsidRDefault="000F5456" w:rsidP="000F5456">
      <w:pPr>
        <w:pStyle w:val="ListParagraph"/>
        <w:spacing w:line="240" w:lineRule="auto"/>
        <w:ind w:left="1080" w:firstLine="0"/>
        <w:rPr>
          <w:rFonts w:ascii="Times New Roman" w:hAnsi="Times New Roman" w:cs="Times New Roman"/>
          <w:sz w:val="28"/>
          <w:szCs w:val="28"/>
        </w:rPr>
      </w:pPr>
    </w:p>
    <w:p w14:paraId="318703B2" w14:textId="0A87119A" w:rsidR="00DC3CFA" w:rsidRDefault="00DC3CFA" w:rsidP="00DC3CFA">
      <w:pPr>
        <w:ind w:firstLine="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D345C6" wp14:editId="409EB502">
            <wp:extent cx="4339389" cy="2746121"/>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4374629" cy="2768422"/>
                    </a:xfrm>
                    <a:prstGeom prst="rect">
                      <a:avLst/>
                    </a:prstGeom>
                  </pic:spPr>
                </pic:pic>
              </a:graphicData>
            </a:graphic>
          </wp:inline>
        </w:drawing>
      </w:r>
    </w:p>
    <w:p w14:paraId="57150879" w14:textId="79ECB659" w:rsidR="00DC3CFA" w:rsidRDefault="00DC3CFA" w:rsidP="00DC3CFA">
      <w:pPr>
        <w:ind w:firstLine="360"/>
        <w:jc w:val="center"/>
        <w:rPr>
          <w:rFonts w:ascii="Times New Roman" w:hAnsi="Times New Roman" w:cs="Times New Roman"/>
          <w:sz w:val="28"/>
          <w:szCs w:val="28"/>
        </w:rPr>
      </w:pPr>
      <w:r>
        <w:rPr>
          <w:rFonts w:ascii="Times New Roman" w:hAnsi="Times New Roman" w:cs="Times New Roman"/>
          <w:sz w:val="28"/>
          <w:szCs w:val="28"/>
        </w:rPr>
        <w:t>Figure-4</w:t>
      </w:r>
    </w:p>
    <w:p w14:paraId="42560AB0" w14:textId="79E4C718" w:rsidR="00DC3CFA" w:rsidRDefault="00DC3CFA" w:rsidP="00DC3CFA">
      <w:pPr>
        <w:ind w:firstLine="360"/>
        <w:rPr>
          <w:rFonts w:ascii="Times New Roman" w:hAnsi="Times New Roman" w:cs="Times New Roman"/>
          <w:sz w:val="28"/>
          <w:szCs w:val="28"/>
        </w:rPr>
      </w:pPr>
      <w:r>
        <w:rPr>
          <w:rFonts w:ascii="Times New Roman" w:hAnsi="Times New Roman" w:cs="Times New Roman"/>
          <w:sz w:val="28"/>
          <w:szCs w:val="28"/>
        </w:rPr>
        <w:t>It is imported from the sea born library it is huge library and it contain “iris” data set also in it. From this now we take distplot to draw the graph of the thal. We can pass one or two arguments in this function.</w:t>
      </w:r>
    </w:p>
    <w:p w14:paraId="1CD47011" w14:textId="17A2A6CA" w:rsidR="0036344E" w:rsidRDefault="00DC3CFA" w:rsidP="00BC17F8">
      <w:pPr>
        <w:ind w:firstLine="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6503773" wp14:editId="3887470A">
            <wp:extent cx="4778154" cy="3269263"/>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4778154" cy="3269263"/>
                    </a:xfrm>
                    <a:prstGeom prst="rect">
                      <a:avLst/>
                    </a:prstGeom>
                  </pic:spPr>
                </pic:pic>
              </a:graphicData>
            </a:graphic>
          </wp:inline>
        </w:drawing>
      </w:r>
    </w:p>
    <w:p w14:paraId="55E55D7C" w14:textId="4A7A1487" w:rsidR="006A0E92" w:rsidRDefault="006A0E92" w:rsidP="006A0E92">
      <w:pPr>
        <w:ind w:firstLine="360"/>
        <w:jc w:val="center"/>
        <w:rPr>
          <w:ins w:id="0" w:author="Aravind Venkata" w:date="2020-08-20T19:07:00Z"/>
          <w:rFonts w:ascii="Times New Roman" w:hAnsi="Times New Roman" w:cs="Times New Roman"/>
          <w:sz w:val="28"/>
          <w:szCs w:val="28"/>
        </w:rPr>
      </w:pPr>
      <w:r>
        <w:rPr>
          <w:rFonts w:ascii="Times New Roman" w:hAnsi="Times New Roman" w:cs="Times New Roman"/>
          <w:sz w:val="28"/>
          <w:szCs w:val="28"/>
        </w:rPr>
        <w:t>Figure-5</w:t>
      </w:r>
    </w:p>
    <w:p w14:paraId="247D31F8" w14:textId="77777777" w:rsidR="00A242F5" w:rsidRDefault="00A242F5" w:rsidP="00BC17F8">
      <w:pPr>
        <w:ind w:firstLine="360"/>
        <w:rPr>
          <w:rFonts w:ascii="Times New Roman" w:hAnsi="Times New Roman" w:cs="Times New Roman"/>
          <w:sz w:val="28"/>
          <w:szCs w:val="28"/>
        </w:rPr>
      </w:pPr>
    </w:p>
    <w:p w14:paraId="47645336" w14:textId="18F9ED8C" w:rsidR="00DC3CFA" w:rsidRDefault="00DC3CFA" w:rsidP="00BC17F8">
      <w:pPr>
        <w:ind w:firstLine="360"/>
        <w:rPr>
          <w:rFonts w:ascii="Times New Roman" w:hAnsi="Times New Roman" w:cs="Times New Roman"/>
          <w:sz w:val="28"/>
          <w:szCs w:val="28"/>
        </w:rPr>
      </w:pPr>
      <w:r>
        <w:rPr>
          <w:rFonts w:ascii="Times New Roman" w:hAnsi="Times New Roman" w:cs="Times New Roman"/>
          <w:sz w:val="28"/>
          <w:szCs w:val="28"/>
        </w:rPr>
        <w:t>Same as above we have just changed the argument from thal to chol. Both are just the same.</w:t>
      </w:r>
    </w:p>
    <w:p w14:paraId="471ACE4E" w14:textId="2D9E2E03" w:rsidR="00DC3CFA" w:rsidRDefault="00DC3CFA" w:rsidP="00DC3CFA">
      <w:pPr>
        <w:ind w:firstLine="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097323" wp14:editId="7B23F5EB">
            <wp:extent cx="4953429" cy="579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4953429" cy="579170"/>
                    </a:xfrm>
                    <a:prstGeom prst="rect">
                      <a:avLst/>
                    </a:prstGeom>
                  </pic:spPr>
                </pic:pic>
              </a:graphicData>
            </a:graphic>
          </wp:inline>
        </w:drawing>
      </w:r>
    </w:p>
    <w:p w14:paraId="20E98C52" w14:textId="77777777" w:rsidR="00A523D5" w:rsidRDefault="00A523D5" w:rsidP="00A523D5">
      <w:pPr>
        <w:ind w:firstLine="360"/>
        <w:rPr>
          <w:rFonts w:ascii="Times New Roman" w:hAnsi="Times New Roman" w:cs="Times New Roman"/>
          <w:sz w:val="28"/>
          <w:szCs w:val="28"/>
        </w:rPr>
      </w:pPr>
      <w:r>
        <w:rPr>
          <w:rFonts w:ascii="Times New Roman" w:hAnsi="Times New Roman" w:cs="Times New Roman"/>
          <w:sz w:val="28"/>
          <w:szCs w:val="28"/>
        </w:rPr>
        <w:t>We have declared another variable as numeric_columns in that we have given an array of 5 column names and that will be used later in upcoming cells of code.</w:t>
      </w:r>
    </w:p>
    <w:p w14:paraId="047CFBE1" w14:textId="4872513D" w:rsidR="00E75852" w:rsidRDefault="00A523D5" w:rsidP="00A523D5">
      <w:pPr>
        <w:ind w:firstLine="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EE4AFA8" wp14:editId="53E5D4EA">
            <wp:extent cx="4618120" cy="4755292"/>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4618120" cy="4755292"/>
                    </a:xfrm>
                    <a:prstGeom prst="rect">
                      <a:avLst/>
                    </a:prstGeom>
                  </pic:spPr>
                </pic:pic>
              </a:graphicData>
            </a:graphic>
          </wp:inline>
        </w:drawing>
      </w:r>
    </w:p>
    <w:p w14:paraId="64A374F6" w14:textId="0728F85A" w:rsidR="006A0E92" w:rsidRDefault="006A0E92" w:rsidP="006A0E92">
      <w:pPr>
        <w:ind w:firstLine="360"/>
        <w:jc w:val="center"/>
        <w:rPr>
          <w:rFonts w:ascii="Times New Roman" w:hAnsi="Times New Roman" w:cs="Times New Roman"/>
          <w:sz w:val="28"/>
          <w:szCs w:val="28"/>
        </w:rPr>
      </w:pPr>
      <w:r>
        <w:rPr>
          <w:rFonts w:ascii="Times New Roman" w:hAnsi="Times New Roman" w:cs="Times New Roman"/>
          <w:sz w:val="28"/>
          <w:szCs w:val="28"/>
        </w:rPr>
        <w:t>Figure-6</w:t>
      </w:r>
    </w:p>
    <w:p w14:paraId="614E4D8B" w14:textId="43CB22F2" w:rsidR="00A523D5" w:rsidRDefault="00A523D5" w:rsidP="00A523D5">
      <w:pPr>
        <w:ind w:firstLine="360"/>
        <w:rPr>
          <w:rFonts w:ascii="Times New Roman" w:hAnsi="Times New Roman" w:cs="Times New Roman"/>
          <w:sz w:val="28"/>
          <w:szCs w:val="28"/>
        </w:rPr>
      </w:pPr>
      <w:r>
        <w:rPr>
          <w:rFonts w:ascii="Times New Roman" w:hAnsi="Times New Roman" w:cs="Times New Roman"/>
          <w:sz w:val="28"/>
          <w:szCs w:val="28"/>
        </w:rPr>
        <w:t>Sns pair plot of numeric columns:</w:t>
      </w:r>
    </w:p>
    <w:p w14:paraId="2AEB9E3C" w14:textId="38BFDD9B" w:rsidR="00A523D5" w:rsidRDefault="00A523D5" w:rsidP="00A523D5">
      <w:pPr>
        <w:ind w:firstLine="360"/>
        <w:rPr>
          <w:rFonts w:ascii="Times New Roman" w:hAnsi="Times New Roman" w:cs="Times New Roman"/>
          <w:sz w:val="28"/>
          <w:szCs w:val="28"/>
        </w:rPr>
      </w:pPr>
      <w:r>
        <w:rPr>
          <w:rFonts w:ascii="Times New Roman" w:hAnsi="Times New Roman" w:cs="Times New Roman"/>
          <w:sz w:val="28"/>
          <w:szCs w:val="28"/>
        </w:rPr>
        <w:t>It shows us the all the graphs of the columns present in that variable. Mainly it shows the graphs and by the other graphs we can analyze the relation between the columns.</w:t>
      </w:r>
    </w:p>
    <w:p w14:paraId="33A556DB" w14:textId="29902627" w:rsidR="00A523D5" w:rsidRDefault="00A523D5" w:rsidP="00A523D5">
      <w:pPr>
        <w:ind w:firstLine="36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2756C50" wp14:editId="5C970B0F">
            <wp:extent cx="3642676" cy="2392887"/>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3642676" cy="2392887"/>
                    </a:xfrm>
                    <a:prstGeom prst="rect">
                      <a:avLst/>
                    </a:prstGeom>
                  </pic:spPr>
                </pic:pic>
              </a:graphicData>
            </a:graphic>
          </wp:inline>
        </w:drawing>
      </w:r>
    </w:p>
    <w:p w14:paraId="1A1468A2" w14:textId="705205B7" w:rsidR="00A523D5" w:rsidRDefault="00A523D5" w:rsidP="00A523D5">
      <w:pPr>
        <w:ind w:firstLine="360"/>
        <w:rPr>
          <w:rFonts w:ascii="Times New Roman" w:hAnsi="Times New Roman" w:cs="Times New Roman"/>
          <w:sz w:val="28"/>
          <w:szCs w:val="28"/>
        </w:rPr>
      </w:pPr>
      <w:r>
        <w:rPr>
          <w:rFonts w:ascii="Times New Roman" w:hAnsi="Times New Roman" w:cs="Times New Roman"/>
          <w:sz w:val="28"/>
          <w:szCs w:val="28"/>
        </w:rPr>
        <w:t>Here we display the target values with respect to the column values.</w:t>
      </w:r>
    </w:p>
    <w:p w14:paraId="15B227CE" w14:textId="6B904EFA" w:rsidR="00A523D5" w:rsidRDefault="00A523D5" w:rsidP="00A523D5">
      <w:pPr>
        <w:ind w:firstLine="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95116DA" wp14:editId="0797F4A0">
            <wp:extent cx="1905165" cy="52582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1905165" cy="525826"/>
                    </a:xfrm>
                    <a:prstGeom prst="rect">
                      <a:avLst/>
                    </a:prstGeom>
                  </pic:spPr>
                </pic:pic>
              </a:graphicData>
            </a:graphic>
          </wp:inline>
        </w:drawing>
      </w:r>
    </w:p>
    <w:p w14:paraId="1A32CE24" w14:textId="79E0E658" w:rsidR="00A523D5" w:rsidRDefault="00A523D5" w:rsidP="00A523D5">
      <w:pPr>
        <w:ind w:firstLine="360"/>
        <w:rPr>
          <w:rFonts w:ascii="Times New Roman" w:hAnsi="Times New Roman" w:cs="Times New Roman"/>
          <w:sz w:val="28"/>
          <w:szCs w:val="28"/>
        </w:rPr>
      </w:pPr>
      <w:r>
        <w:rPr>
          <w:rFonts w:ascii="Times New Roman" w:hAnsi="Times New Roman" w:cs="Times New Roman"/>
          <w:sz w:val="28"/>
          <w:szCs w:val="28"/>
        </w:rPr>
        <w:t>We have stored heart[‘target’] dat</w:t>
      </w:r>
      <w:r w:rsidR="002677FE">
        <w:rPr>
          <w:rFonts w:ascii="Times New Roman" w:hAnsi="Times New Roman" w:cs="Times New Roman"/>
          <w:sz w:val="28"/>
          <w:szCs w:val="28"/>
        </w:rPr>
        <w:t>a</w:t>
      </w:r>
      <w:r>
        <w:rPr>
          <w:rFonts w:ascii="Times New Roman" w:hAnsi="Times New Roman" w:cs="Times New Roman"/>
          <w:sz w:val="28"/>
          <w:szCs w:val="28"/>
        </w:rPr>
        <w:t xml:space="preserve"> in the variable “y”.</w:t>
      </w:r>
    </w:p>
    <w:p w14:paraId="19598AA3" w14:textId="49CC4F37" w:rsidR="00A523D5" w:rsidRDefault="00A523D5" w:rsidP="00A523D5">
      <w:pPr>
        <w:ind w:firstLine="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EA29FA" wp14:editId="51D18412">
            <wp:extent cx="4747671" cy="320067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4747671" cy="3200677"/>
                    </a:xfrm>
                    <a:prstGeom prst="rect">
                      <a:avLst/>
                    </a:prstGeom>
                  </pic:spPr>
                </pic:pic>
              </a:graphicData>
            </a:graphic>
          </wp:inline>
        </w:drawing>
      </w:r>
    </w:p>
    <w:p w14:paraId="3E07C580" w14:textId="3350C6DA" w:rsidR="006A0E92" w:rsidRDefault="006A0E92" w:rsidP="00A523D5">
      <w:pPr>
        <w:ind w:firstLine="360"/>
        <w:jc w:val="center"/>
        <w:rPr>
          <w:rFonts w:ascii="Times New Roman" w:hAnsi="Times New Roman" w:cs="Times New Roman"/>
          <w:sz w:val="28"/>
          <w:szCs w:val="28"/>
        </w:rPr>
      </w:pPr>
      <w:r>
        <w:rPr>
          <w:rFonts w:ascii="Times New Roman" w:hAnsi="Times New Roman" w:cs="Times New Roman"/>
          <w:sz w:val="28"/>
          <w:szCs w:val="28"/>
        </w:rPr>
        <w:t>Figure-7</w:t>
      </w:r>
    </w:p>
    <w:p w14:paraId="4989AE8B" w14:textId="6451AC71" w:rsidR="00A523D5" w:rsidRDefault="002677FE" w:rsidP="00A523D5">
      <w:pPr>
        <w:ind w:firstLine="360"/>
        <w:rPr>
          <w:rFonts w:ascii="Times New Roman" w:hAnsi="Times New Roman" w:cs="Times New Roman"/>
          <w:sz w:val="28"/>
          <w:szCs w:val="28"/>
        </w:rPr>
      </w:pPr>
      <w:r>
        <w:rPr>
          <w:rFonts w:ascii="Times New Roman" w:hAnsi="Times New Roman" w:cs="Times New Roman"/>
          <w:sz w:val="28"/>
          <w:szCs w:val="28"/>
        </w:rPr>
        <w:t>Count is used to count the how many numbers of 0’s and 1’s present in the variable ‘y’. Plot is used to display then in terms of graphs.</w:t>
      </w:r>
    </w:p>
    <w:p w14:paraId="2C5144AB" w14:textId="44C410E3" w:rsidR="002677FE" w:rsidRDefault="002677FE" w:rsidP="00A523D5">
      <w:pPr>
        <w:ind w:firstLine="360"/>
        <w:rPr>
          <w:rFonts w:ascii="Times New Roman" w:hAnsi="Times New Roman" w:cs="Times New Roman"/>
          <w:sz w:val="28"/>
          <w:szCs w:val="28"/>
        </w:rPr>
      </w:pPr>
    </w:p>
    <w:p w14:paraId="30C8BA38" w14:textId="257A862A" w:rsidR="002677FE" w:rsidRDefault="002677FE" w:rsidP="002677FE">
      <w:pPr>
        <w:ind w:firstLine="36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0F5635C" wp14:editId="25AE297E">
            <wp:extent cx="3665538" cy="1470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3665538" cy="1470787"/>
                    </a:xfrm>
                    <a:prstGeom prst="rect">
                      <a:avLst/>
                    </a:prstGeom>
                  </pic:spPr>
                </pic:pic>
              </a:graphicData>
            </a:graphic>
          </wp:inline>
        </w:drawing>
      </w:r>
    </w:p>
    <w:p w14:paraId="6879C65B" w14:textId="67A50458" w:rsidR="002677FE" w:rsidRDefault="002677FE" w:rsidP="002677FE">
      <w:pPr>
        <w:ind w:firstLine="360"/>
        <w:rPr>
          <w:rFonts w:ascii="Times New Roman" w:hAnsi="Times New Roman" w:cs="Times New Roman"/>
          <w:sz w:val="28"/>
          <w:szCs w:val="28"/>
        </w:rPr>
      </w:pPr>
      <w:r>
        <w:rPr>
          <w:rFonts w:ascii="Times New Roman" w:hAnsi="Times New Roman" w:cs="Times New Roman"/>
          <w:sz w:val="28"/>
          <w:szCs w:val="28"/>
        </w:rPr>
        <w:t xml:space="preserve">In previous slide we have plotted in terms of </w:t>
      </w:r>
      <w:r w:rsidR="00AC3192">
        <w:rPr>
          <w:rFonts w:ascii="Times New Roman" w:hAnsi="Times New Roman" w:cs="Times New Roman"/>
          <w:sz w:val="28"/>
          <w:szCs w:val="28"/>
        </w:rPr>
        <w:t>graphs now</w:t>
      </w:r>
      <w:r>
        <w:rPr>
          <w:rFonts w:ascii="Times New Roman" w:hAnsi="Times New Roman" w:cs="Times New Roman"/>
          <w:sz w:val="28"/>
          <w:szCs w:val="28"/>
        </w:rPr>
        <w:t xml:space="preserve"> we are getting in terms of numerical and individual elements.</w:t>
      </w:r>
    </w:p>
    <w:p w14:paraId="5B6718FC" w14:textId="7E9E4040" w:rsidR="002677FE" w:rsidRDefault="002677FE" w:rsidP="002677FE">
      <w:pPr>
        <w:ind w:firstLine="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DD0357D" wp14:editId="51D9FA7A">
            <wp:extent cx="5943600" cy="4267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5943600" cy="4267835"/>
                    </a:xfrm>
                    <a:prstGeom prst="rect">
                      <a:avLst/>
                    </a:prstGeom>
                  </pic:spPr>
                </pic:pic>
              </a:graphicData>
            </a:graphic>
          </wp:inline>
        </w:drawing>
      </w:r>
    </w:p>
    <w:p w14:paraId="1813E2C5" w14:textId="3C2E899A" w:rsidR="006A0E92" w:rsidRDefault="006A0E92" w:rsidP="006A0E92">
      <w:pPr>
        <w:ind w:firstLine="360"/>
        <w:jc w:val="center"/>
        <w:rPr>
          <w:rFonts w:ascii="Times New Roman" w:hAnsi="Times New Roman" w:cs="Times New Roman"/>
          <w:sz w:val="28"/>
          <w:szCs w:val="28"/>
        </w:rPr>
      </w:pPr>
      <w:r>
        <w:rPr>
          <w:rFonts w:ascii="Times New Roman" w:hAnsi="Times New Roman" w:cs="Times New Roman"/>
          <w:sz w:val="28"/>
          <w:szCs w:val="28"/>
        </w:rPr>
        <w:t>Figure-8</w:t>
      </w:r>
    </w:p>
    <w:p w14:paraId="4F44B69D" w14:textId="14B9485F" w:rsidR="002677FE" w:rsidRDefault="002677FE" w:rsidP="002677FE">
      <w:pPr>
        <w:ind w:firstLine="360"/>
        <w:rPr>
          <w:rFonts w:ascii="Times New Roman" w:hAnsi="Times New Roman" w:cs="Times New Roman"/>
          <w:sz w:val="28"/>
          <w:szCs w:val="28"/>
        </w:rPr>
      </w:pPr>
      <w:r>
        <w:rPr>
          <w:rFonts w:ascii="Times New Roman" w:hAnsi="Times New Roman" w:cs="Times New Roman"/>
          <w:sz w:val="28"/>
          <w:szCs w:val="28"/>
        </w:rPr>
        <w:t xml:space="preserve">Creating a heat map using python we have choose the attributes </w:t>
      </w:r>
      <w:r w:rsidR="001D42AF">
        <w:rPr>
          <w:rFonts w:ascii="Times New Roman" w:hAnsi="Times New Roman" w:cs="Times New Roman"/>
          <w:sz w:val="28"/>
          <w:szCs w:val="28"/>
        </w:rPr>
        <w:t>whether</w:t>
      </w:r>
      <w:r>
        <w:rPr>
          <w:rFonts w:ascii="Times New Roman" w:hAnsi="Times New Roman" w:cs="Times New Roman"/>
          <w:sz w:val="28"/>
          <w:szCs w:val="28"/>
        </w:rPr>
        <w:t xml:space="preserve"> it is </w:t>
      </w:r>
      <w:r w:rsidR="001D42AF">
        <w:rPr>
          <w:rFonts w:ascii="Times New Roman" w:hAnsi="Times New Roman" w:cs="Times New Roman"/>
          <w:sz w:val="28"/>
          <w:szCs w:val="28"/>
        </w:rPr>
        <w:t>terrain</w:t>
      </w:r>
      <w:r>
        <w:rPr>
          <w:rFonts w:ascii="Times New Roman" w:hAnsi="Times New Roman" w:cs="Times New Roman"/>
          <w:sz w:val="28"/>
          <w:szCs w:val="28"/>
        </w:rPr>
        <w:t xml:space="preserve"> or anything to descr</w:t>
      </w:r>
      <w:r w:rsidR="001D42AF">
        <w:rPr>
          <w:rFonts w:ascii="Times New Roman" w:hAnsi="Times New Roman" w:cs="Times New Roman"/>
          <w:sz w:val="28"/>
          <w:szCs w:val="28"/>
        </w:rPr>
        <w:t>ibe</w:t>
      </w:r>
      <w:r>
        <w:rPr>
          <w:rFonts w:ascii="Times New Roman" w:hAnsi="Times New Roman" w:cs="Times New Roman"/>
          <w:sz w:val="28"/>
          <w:szCs w:val="28"/>
        </w:rPr>
        <w:t xml:space="preserve"> be the </w:t>
      </w:r>
      <w:r w:rsidR="001D42AF">
        <w:rPr>
          <w:rFonts w:ascii="Times New Roman" w:hAnsi="Times New Roman" w:cs="Times New Roman"/>
          <w:sz w:val="28"/>
          <w:szCs w:val="28"/>
        </w:rPr>
        <w:t>color</w:t>
      </w:r>
      <w:r>
        <w:rPr>
          <w:rFonts w:ascii="Times New Roman" w:hAnsi="Times New Roman" w:cs="Times New Roman"/>
          <w:sz w:val="28"/>
          <w:szCs w:val="28"/>
        </w:rPr>
        <w:t xml:space="preserve"> of the</w:t>
      </w:r>
      <w:r w:rsidR="001D42AF">
        <w:rPr>
          <w:rFonts w:ascii="Times New Roman" w:hAnsi="Times New Roman" w:cs="Times New Roman"/>
          <w:sz w:val="28"/>
          <w:szCs w:val="28"/>
        </w:rPr>
        <w:t xml:space="preserve"> hear map corr() is used to get the co-relation between the numeric columns.</w:t>
      </w:r>
    </w:p>
    <w:p w14:paraId="231A1AB0" w14:textId="6061A0E0" w:rsidR="001D42AF" w:rsidRDefault="001D42AF" w:rsidP="001D42AF">
      <w:pPr>
        <w:ind w:firstLine="36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0AFA2D8" wp14:editId="31AB3457">
            <wp:extent cx="5044877" cy="5616427"/>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5044877" cy="5616427"/>
                    </a:xfrm>
                    <a:prstGeom prst="rect">
                      <a:avLst/>
                    </a:prstGeom>
                  </pic:spPr>
                </pic:pic>
              </a:graphicData>
            </a:graphic>
          </wp:inline>
        </w:drawing>
      </w:r>
    </w:p>
    <w:p w14:paraId="1C65999A" w14:textId="4D3FA9E9" w:rsidR="006A0E92" w:rsidRDefault="006A0E92" w:rsidP="001D42AF">
      <w:pPr>
        <w:ind w:firstLine="360"/>
        <w:jc w:val="center"/>
        <w:rPr>
          <w:rFonts w:ascii="Times New Roman" w:hAnsi="Times New Roman" w:cs="Times New Roman"/>
          <w:sz w:val="28"/>
          <w:szCs w:val="28"/>
        </w:rPr>
      </w:pPr>
      <w:r>
        <w:rPr>
          <w:rFonts w:ascii="Times New Roman" w:hAnsi="Times New Roman" w:cs="Times New Roman"/>
          <w:sz w:val="28"/>
          <w:szCs w:val="28"/>
        </w:rPr>
        <w:t>Figure-9</w:t>
      </w:r>
    </w:p>
    <w:p w14:paraId="1851DD47" w14:textId="77777777" w:rsidR="006A0E92" w:rsidRDefault="006A0E92" w:rsidP="001D42AF">
      <w:pPr>
        <w:ind w:firstLine="360"/>
        <w:jc w:val="center"/>
        <w:rPr>
          <w:rFonts w:ascii="Times New Roman" w:hAnsi="Times New Roman" w:cs="Times New Roman"/>
          <w:sz w:val="28"/>
          <w:szCs w:val="28"/>
        </w:rPr>
      </w:pPr>
    </w:p>
    <w:p w14:paraId="29344355" w14:textId="77777777" w:rsidR="00D56C29" w:rsidRDefault="00D56C29" w:rsidP="00D56C29">
      <w:pPr>
        <w:ind w:firstLine="360"/>
        <w:rPr>
          <w:rFonts w:ascii="Times New Roman" w:hAnsi="Times New Roman" w:cs="Times New Roman"/>
          <w:sz w:val="28"/>
          <w:szCs w:val="28"/>
        </w:rPr>
      </w:pPr>
      <w:r>
        <w:rPr>
          <w:rFonts w:ascii="Times New Roman" w:hAnsi="Times New Roman" w:cs="Times New Roman"/>
          <w:sz w:val="28"/>
          <w:szCs w:val="28"/>
        </w:rPr>
        <w:t xml:space="preserve">Subplot is used to get number of graphs can be fit into one row, </w:t>
      </w:r>
    </w:p>
    <w:p w14:paraId="59FCD953" w14:textId="4AA5A007" w:rsidR="00D56C29" w:rsidRDefault="00D56C29" w:rsidP="00D56C29">
      <w:pPr>
        <w:ind w:firstLine="360"/>
        <w:rPr>
          <w:rFonts w:ascii="Times New Roman" w:hAnsi="Times New Roman" w:cs="Times New Roman"/>
          <w:sz w:val="28"/>
          <w:szCs w:val="28"/>
        </w:rPr>
      </w:pPr>
      <w:r>
        <w:rPr>
          <w:rFonts w:ascii="Times New Roman" w:hAnsi="Times New Roman" w:cs="Times New Roman"/>
          <w:sz w:val="28"/>
          <w:szCs w:val="28"/>
        </w:rPr>
        <w:t xml:space="preserve">For example: - subplot (221)    It means that there must be 2 rows and 2 columns and that present graph must be at the first position in the row. </w:t>
      </w:r>
    </w:p>
    <w:p w14:paraId="1F61A95F" w14:textId="722D540A" w:rsidR="00D56C29" w:rsidRDefault="00D56C29" w:rsidP="00D56C29">
      <w:pPr>
        <w:ind w:firstLine="360"/>
        <w:rPr>
          <w:rFonts w:ascii="Times New Roman" w:hAnsi="Times New Roman" w:cs="Times New Roman"/>
          <w:sz w:val="28"/>
          <w:szCs w:val="28"/>
        </w:rPr>
      </w:pPr>
      <w:r>
        <w:rPr>
          <w:rFonts w:ascii="Times New Roman" w:hAnsi="Times New Roman" w:cs="Times New Roman"/>
          <w:sz w:val="28"/>
          <w:szCs w:val="28"/>
        </w:rPr>
        <w:t>Title() is used to Determine the name of the graph or what we will get by reading text of line for better understanding of the graph.</w:t>
      </w:r>
    </w:p>
    <w:p w14:paraId="4FFDEEDB" w14:textId="5BC11EB3" w:rsidR="00D56C29" w:rsidRDefault="00D56C29" w:rsidP="00D56C29">
      <w:pPr>
        <w:ind w:firstLine="360"/>
        <w:rPr>
          <w:rFonts w:ascii="Times New Roman" w:hAnsi="Times New Roman" w:cs="Times New Roman"/>
          <w:sz w:val="28"/>
          <w:szCs w:val="28"/>
        </w:rPr>
      </w:pPr>
    </w:p>
    <w:p w14:paraId="1AC39C63" w14:textId="5D532FE5" w:rsidR="00D56C29" w:rsidRDefault="00D56C29" w:rsidP="00D56C29">
      <w:pPr>
        <w:ind w:firstLine="360"/>
        <w:rPr>
          <w:rFonts w:ascii="Times New Roman" w:hAnsi="Times New Roman" w:cs="Times New Roman"/>
          <w:sz w:val="28"/>
          <w:szCs w:val="28"/>
        </w:rPr>
      </w:pPr>
    </w:p>
    <w:p w14:paraId="5B614B4B" w14:textId="3E9253B0" w:rsidR="00D56C29" w:rsidRDefault="00D56C29" w:rsidP="00D56C29">
      <w:pPr>
        <w:ind w:firstLine="360"/>
        <w:rPr>
          <w:rFonts w:ascii="Times New Roman" w:hAnsi="Times New Roman" w:cs="Times New Roman"/>
          <w:sz w:val="28"/>
          <w:szCs w:val="28"/>
        </w:rPr>
      </w:pPr>
    </w:p>
    <w:p w14:paraId="0EA15FCE" w14:textId="1E66352D" w:rsidR="00D56C29" w:rsidRDefault="00D56C29" w:rsidP="00D56C29">
      <w:pPr>
        <w:ind w:firstLine="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1484DA" wp14:editId="500B0EEF">
            <wp:extent cx="5943600" cy="38252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5943600" cy="3825240"/>
                    </a:xfrm>
                    <a:prstGeom prst="rect">
                      <a:avLst/>
                    </a:prstGeom>
                  </pic:spPr>
                </pic:pic>
              </a:graphicData>
            </a:graphic>
          </wp:inline>
        </w:drawing>
      </w:r>
    </w:p>
    <w:p w14:paraId="3318322E" w14:textId="09E6D064" w:rsidR="006A0E92" w:rsidRDefault="006A0E92" w:rsidP="006A0E92">
      <w:pPr>
        <w:ind w:firstLine="360"/>
        <w:jc w:val="center"/>
        <w:rPr>
          <w:rFonts w:ascii="Times New Roman" w:hAnsi="Times New Roman" w:cs="Times New Roman"/>
          <w:sz w:val="28"/>
          <w:szCs w:val="28"/>
        </w:rPr>
      </w:pPr>
      <w:r>
        <w:rPr>
          <w:rFonts w:ascii="Times New Roman" w:hAnsi="Times New Roman" w:cs="Times New Roman"/>
          <w:sz w:val="28"/>
          <w:szCs w:val="28"/>
        </w:rPr>
        <w:t>Figure-10</w:t>
      </w:r>
    </w:p>
    <w:p w14:paraId="5820817A" w14:textId="77777777" w:rsidR="00D56C29" w:rsidRDefault="00D56C29" w:rsidP="00D56C29">
      <w:pPr>
        <w:ind w:firstLine="360"/>
        <w:rPr>
          <w:rFonts w:ascii="Times New Roman" w:hAnsi="Times New Roman" w:cs="Times New Roman"/>
          <w:sz w:val="28"/>
          <w:szCs w:val="28"/>
        </w:rPr>
      </w:pPr>
      <w:r>
        <w:rPr>
          <w:rFonts w:ascii="Times New Roman" w:hAnsi="Times New Roman" w:cs="Times New Roman"/>
          <w:sz w:val="28"/>
          <w:szCs w:val="28"/>
        </w:rPr>
        <w:t>Fig size determines the size of the graph to be displayed in the output.</w:t>
      </w:r>
    </w:p>
    <w:p w14:paraId="614F256A" w14:textId="76D53FA7" w:rsidR="00A242F5" w:rsidRDefault="00D56C29" w:rsidP="00A242F5">
      <w:pPr>
        <w:ind w:firstLine="360"/>
        <w:rPr>
          <w:rFonts w:ascii="Times New Roman" w:hAnsi="Times New Roman" w:cs="Times New Roman"/>
          <w:sz w:val="28"/>
          <w:szCs w:val="28"/>
        </w:rPr>
      </w:pPr>
      <w:r>
        <w:rPr>
          <w:rFonts w:ascii="Times New Roman" w:hAnsi="Times New Roman" w:cs="Times New Roman"/>
          <w:sz w:val="28"/>
          <w:szCs w:val="28"/>
        </w:rPr>
        <w:t xml:space="preserve">Violin plot is used to display the data in the shape of the violins. Swarmplot is used to display the data in terms of </w:t>
      </w:r>
      <w:r w:rsidR="00A242F5">
        <w:rPr>
          <w:rFonts w:ascii="Times New Roman" w:hAnsi="Times New Roman" w:cs="Times New Roman"/>
          <w:sz w:val="28"/>
          <w:szCs w:val="28"/>
        </w:rPr>
        <w:t>dots.</w:t>
      </w:r>
    </w:p>
    <w:p w14:paraId="6DF7D3C4" w14:textId="1A2D4C9C" w:rsidR="006A0E92" w:rsidRDefault="006A0E92" w:rsidP="00A242F5">
      <w:pPr>
        <w:ind w:firstLine="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49A7903" wp14:editId="65AC32FF">
            <wp:extent cx="4846740" cy="38712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4846740" cy="3871295"/>
                    </a:xfrm>
                    <a:prstGeom prst="rect">
                      <a:avLst/>
                    </a:prstGeom>
                  </pic:spPr>
                </pic:pic>
              </a:graphicData>
            </a:graphic>
          </wp:inline>
        </w:drawing>
      </w:r>
    </w:p>
    <w:p w14:paraId="5119D46B" w14:textId="27E97C14" w:rsidR="00D56C29" w:rsidRDefault="006A0E92" w:rsidP="006A0E92">
      <w:pPr>
        <w:ind w:firstLine="360"/>
        <w:jc w:val="center"/>
        <w:rPr>
          <w:rFonts w:ascii="Times New Roman" w:hAnsi="Times New Roman" w:cs="Times New Roman"/>
          <w:sz w:val="28"/>
          <w:szCs w:val="28"/>
        </w:rPr>
      </w:pPr>
      <w:r>
        <w:rPr>
          <w:rFonts w:ascii="Times New Roman" w:hAnsi="Times New Roman" w:cs="Times New Roman"/>
          <w:sz w:val="28"/>
          <w:szCs w:val="28"/>
        </w:rPr>
        <w:t>Figure-11</w:t>
      </w:r>
    </w:p>
    <w:p w14:paraId="7C438F5E" w14:textId="269AF9F2" w:rsidR="001D42AF" w:rsidRDefault="006A0E92" w:rsidP="002677FE">
      <w:pPr>
        <w:ind w:firstLine="360"/>
        <w:rPr>
          <w:rFonts w:ascii="Times New Roman" w:hAnsi="Times New Roman" w:cs="Times New Roman"/>
          <w:sz w:val="28"/>
          <w:szCs w:val="28"/>
        </w:rPr>
      </w:pPr>
      <w:r>
        <w:rPr>
          <w:rFonts w:ascii="Times New Roman" w:hAnsi="Times New Roman" w:cs="Times New Roman"/>
          <w:sz w:val="28"/>
          <w:szCs w:val="28"/>
        </w:rPr>
        <w:t xml:space="preserve">In previous image we have </w:t>
      </w:r>
      <w:r w:rsidR="00855E47">
        <w:rPr>
          <w:rFonts w:ascii="Times New Roman" w:hAnsi="Times New Roman" w:cs="Times New Roman"/>
          <w:sz w:val="28"/>
          <w:szCs w:val="28"/>
        </w:rPr>
        <w:t>plotted</w:t>
      </w:r>
      <w:r>
        <w:rPr>
          <w:rFonts w:ascii="Times New Roman" w:hAnsi="Times New Roman" w:cs="Times New Roman"/>
          <w:sz w:val="28"/>
          <w:szCs w:val="28"/>
        </w:rPr>
        <w:t xml:space="preserve"> the </w:t>
      </w:r>
      <w:r w:rsidR="00855E47">
        <w:rPr>
          <w:rFonts w:ascii="Times New Roman" w:hAnsi="Times New Roman" w:cs="Times New Roman"/>
          <w:sz w:val="28"/>
          <w:szCs w:val="28"/>
        </w:rPr>
        <w:t>violin</w:t>
      </w:r>
      <w:r>
        <w:rPr>
          <w:rFonts w:ascii="Times New Roman" w:hAnsi="Times New Roman" w:cs="Times New Roman"/>
          <w:sz w:val="28"/>
          <w:szCs w:val="28"/>
        </w:rPr>
        <w:t xml:space="preserve"> graph with the </w:t>
      </w:r>
      <w:r w:rsidR="00855E47">
        <w:rPr>
          <w:rFonts w:ascii="Times New Roman" w:hAnsi="Times New Roman" w:cs="Times New Roman"/>
          <w:sz w:val="28"/>
          <w:szCs w:val="28"/>
        </w:rPr>
        <w:t>violin</w:t>
      </w:r>
      <w:r>
        <w:rPr>
          <w:rFonts w:ascii="Times New Roman" w:hAnsi="Times New Roman" w:cs="Times New Roman"/>
          <w:sz w:val="28"/>
          <w:szCs w:val="28"/>
        </w:rPr>
        <w:t xml:space="preserve"> plot but here we have used only swarmplot in this so it looks </w:t>
      </w:r>
      <w:r w:rsidR="00855E47">
        <w:rPr>
          <w:rFonts w:ascii="Times New Roman" w:hAnsi="Times New Roman" w:cs="Times New Roman"/>
          <w:sz w:val="28"/>
          <w:szCs w:val="28"/>
        </w:rPr>
        <w:t>like a dotted structure or simply a small irregular shape of honey comb.</w:t>
      </w:r>
    </w:p>
    <w:p w14:paraId="22737D07" w14:textId="77777777" w:rsidR="00A95CCE" w:rsidRDefault="00A95CCE" w:rsidP="002677FE">
      <w:pPr>
        <w:ind w:firstLine="360"/>
        <w:rPr>
          <w:rFonts w:ascii="Times New Roman" w:hAnsi="Times New Roman" w:cs="Times New Roman"/>
          <w:sz w:val="28"/>
          <w:szCs w:val="28"/>
        </w:rPr>
      </w:pPr>
    </w:p>
    <w:p w14:paraId="25F9A0DC" w14:textId="2BFB8D45" w:rsidR="00A523D5" w:rsidRDefault="00855E47" w:rsidP="00855E47">
      <w:pPr>
        <w:ind w:firstLine="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ED8682D" wp14:editId="09E4DCE9">
            <wp:extent cx="5943600" cy="36315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a:extLst>
                        <a:ext uri="{28A0092B-C50C-407E-A947-70E740481C1C}">
                          <a14:useLocalDpi xmlns:a14="http://schemas.microsoft.com/office/drawing/2010/main" val="0"/>
                        </a:ext>
                      </a:extLst>
                    </a:blip>
                    <a:stretch>
                      <a:fillRect/>
                    </a:stretch>
                  </pic:blipFill>
                  <pic:spPr>
                    <a:xfrm>
                      <a:off x="0" y="0"/>
                      <a:ext cx="5943600" cy="3631565"/>
                    </a:xfrm>
                    <a:prstGeom prst="rect">
                      <a:avLst/>
                    </a:prstGeom>
                  </pic:spPr>
                </pic:pic>
              </a:graphicData>
            </a:graphic>
          </wp:inline>
        </w:drawing>
      </w:r>
    </w:p>
    <w:p w14:paraId="6C676A7E" w14:textId="2B1575B8" w:rsidR="00855E47" w:rsidRDefault="00855E47" w:rsidP="00855E47">
      <w:pPr>
        <w:ind w:firstLine="360"/>
        <w:jc w:val="center"/>
        <w:rPr>
          <w:rFonts w:ascii="Times New Roman" w:hAnsi="Times New Roman" w:cs="Times New Roman"/>
          <w:sz w:val="28"/>
          <w:szCs w:val="28"/>
        </w:rPr>
      </w:pPr>
      <w:r>
        <w:rPr>
          <w:rFonts w:ascii="Times New Roman" w:hAnsi="Times New Roman" w:cs="Times New Roman"/>
          <w:sz w:val="28"/>
          <w:szCs w:val="28"/>
        </w:rPr>
        <w:t>Figure-12</w:t>
      </w:r>
    </w:p>
    <w:p w14:paraId="68CCD69A" w14:textId="06BD86CD" w:rsidR="00B82AB9" w:rsidRDefault="00855E47" w:rsidP="006D282A">
      <w:pPr>
        <w:ind w:firstLine="360"/>
        <w:rPr>
          <w:rFonts w:ascii="Times New Roman" w:hAnsi="Times New Roman" w:cs="Times New Roman"/>
          <w:sz w:val="28"/>
          <w:szCs w:val="28"/>
        </w:rPr>
      </w:pPr>
      <w:r>
        <w:rPr>
          <w:rFonts w:ascii="Times New Roman" w:hAnsi="Times New Roman" w:cs="Times New Roman"/>
          <w:sz w:val="28"/>
          <w:szCs w:val="28"/>
        </w:rPr>
        <w:t>Here in this sub plot we have (131), that indicates 1 row 3 columns and it must be the 1</w:t>
      </w:r>
      <w:r w:rsidRPr="00855E47">
        <w:rPr>
          <w:rFonts w:ascii="Times New Roman" w:hAnsi="Times New Roman" w:cs="Times New Roman"/>
          <w:sz w:val="28"/>
          <w:szCs w:val="28"/>
          <w:vertAlign w:val="superscript"/>
        </w:rPr>
        <w:t>st</w:t>
      </w:r>
      <w:r>
        <w:rPr>
          <w:rFonts w:ascii="Times New Roman" w:hAnsi="Times New Roman" w:cs="Times New Roman"/>
          <w:sz w:val="28"/>
          <w:szCs w:val="28"/>
        </w:rPr>
        <w:t xml:space="preserve"> graph of that row. In this</w:t>
      </w:r>
      <w:r w:rsidR="00CE5714">
        <w:rPr>
          <w:rFonts w:ascii="Times New Roman" w:hAnsi="Times New Roman" w:cs="Times New Roman"/>
          <w:sz w:val="28"/>
          <w:szCs w:val="28"/>
        </w:rPr>
        <w:t xml:space="preserve"> point plot we have seen that chest pain for the females will be more than men</w:t>
      </w:r>
    </w:p>
    <w:p w14:paraId="7CF8247E" w14:textId="0D1C804E" w:rsidR="00B82AB9" w:rsidRDefault="00CE5714" w:rsidP="00906D10">
      <w:pPr>
        <w:ind w:firstLine="360"/>
        <w:rPr>
          <w:rFonts w:ascii="Times New Roman" w:hAnsi="Times New Roman" w:cs="Times New Roman"/>
          <w:sz w:val="28"/>
          <w:szCs w:val="28"/>
        </w:rPr>
      </w:pPr>
      <w:r>
        <w:rPr>
          <w:rFonts w:ascii="Times New Roman" w:hAnsi="Times New Roman" w:cs="Times New Roman"/>
          <w:sz w:val="28"/>
          <w:szCs w:val="28"/>
        </w:rPr>
        <w:t>2</w:t>
      </w:r>
      <w:r w:rsidRPr="00CE5714">
        <w:rPr>
          <w:rFonts w:ascii="Times New Roman" w:hAnsi="Times New Roman" w:cs="Times New Roman"/>
          <w:sz w:val="28"/>
          <w:szCs w:val="28"/>
          <w:vertAlign w:val="superscript"/>
        </w:rPr>
        <w:t>nd</w:t>
      </w:r>
      <w:r>
        <w:rPr>
          <w:rFonts w:ascii="Times New Roman" w:hAnsi="Times New Roman" w:cs="Times New Roman"/>
          <w:sz w:val="28"/>
          <w:szCs w:val="28"/>
        </w:rPr>
        <w:t xml:space="preserve"> graph is the bar plot with the coordinates (exang, target), 3</w:t>
      </w:r>
      <w:r w:rsidRPr="00CE5714">
        <w:rPr>
          <w:rFonts w:ascii="Times New Roman" w:hAnsi="Times New Roman" w:cs="Times New Roman"/>
          <w:sz w:val="28"/>
          <w:szCs w:val="28"/>
          <w:vertAlign w:val="superscript"/>
        </w:rPr>
        <w:t>rd</w:t>
      </w:r>
      <w:r>
        <w:rPr>
          <w:rFonts w:ascii="Times New Roman" w:hAnsi="Times New Roman" w:cs="Times New Roman"/>
          <w:sz w:val="28"/>
          <w:szCs w:val="28"/>
        </w:rPr>
        <w:t xml:space="preserve"> graph </w:t>
      </w:r>
      <w:r w:rsidR="00906D10">
        <w:rPr>
          <w:rFonts w:ascii="Times New Roman" w:hAnsi="Times New Roman" w:cs="Times New Roman"/>
          <w:sz w:val="28"/>
          <w:szCs w:val="28"/>
        </w:rPr>
        <w:t>has a legend we can determine with the legend () It may be very useful for better analysis of the user.</w:t>
      </w:r>
    </w:p>
    <w:p w14:paraId="1972E28A" w14:textId="77777777" w:rsidR="00A95CCE" w:rsidRDefault="00A95CCE" w:rsidP="00906D10">
      <w:pPr>
        <w:ind w:firstLine="360"/>
        <w:rPr>
          <w:rFonts w:ascii="Times New Roman" w:hAnsi="Times New Roman" w:cs="Times New Roman"/>
          <w:sz w:val="28"/>
          <w:szCs w:val="28"/>
        </w:rPr>
      </w:pPr>
    </w:p>
    <w:p w14:paraId="5ED79D16" w14:textId="6769966E" w:rsidR="003F57E0" w:rsidRDefault="00A95CC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B60692" wp14:editId="5E76C2D0">
            <wp:extent cx="4747671" cy="24005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8">
                      <a:extLst>
                        <a:ext uri="{28A0092B-C50C-407E-A947-70E740481C1C}">
                          <a14:useLocalDpi xmlns:a14="http://schemas.microsoft.com/office/drawing/2010/main" val="0"/>
                        </a:ext>
                      </a:extLst>
                    </a:blip>
                    <a:stretch>
                      <a:fillRect/>
                    </a:stretch>
                  </pic:blipFill>
                  <pic:spPr>
                    <a:xfrm>
                      <a:off x="0" y="0"/>
                      <a:ext cx="4747671" cy="2400508"/>
                    </a:xfrm>
                    <a:prstGeom prst="rect">
                      <a:avLst/>
                    </a:prstGeom>
                  </pic:spPr>
                </pic:pic>
              </a:graphicData>
            </a:graphic>
          </wp:inline>
        </w:drawing>
      </w:r>
    </w:p>
    <w:p w14:paraId="2C7ABB7D" w14:textId="77777777" w:rsidR="00A95CCE" w:rsidRDefault="00A95CCE">
      <w:pPr>
        <w:rPr>
          <w:rFonts w:ascii="Times New Roman" w:hAnsi="Times New Roman" w:cs="Times New Roman"/>
          <w:sz w:val="28"/>
          <w:szCs w:val="28"/>
        </w:rPr>
      </w:pPr>
      <w:r>
        <w:rPr>
          <w:rFonts w:ascii="Times New Roman" w:hAnsi="Times New Roman" w:cs="Times New Roman"/>
          <w:sz w:val="28"/>
          <w:szCs w:val="28"/>
        </w:rPr>
        <w:lastRenderedPageBreak/>
        <w:t>isNull () is used to determine the NULL value is present in the given column.</w:t>
      </w:r>
    </w:p>
    <w:p w14:paraId="58BCF30B" w14:textId="7B777E8D" w:rsidR="00A95CCE" w:rsidRDefault="00A95CCE" w:rsidP="00A95CC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0DEFE9E" wp14:editId="446850C5">
            <wp:extent cx="2354784" cy="685859"/>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2354784" cy="685859"/>
                    </a:xfrm>
                    <a:prstGeom prst="rect">
                      <a:avLst/>
                    </a:prstGeom>
                  </pic:spPr>
                </pic:pic>
              </a:graphicData>
            </a:graphic>
          </wp:inline>
        </w:drawing>
      </w:r>
    </w:p>
    <w:p w14:paraId="323EE6C0" w14:textId="64F60050" w:rsidR="00A95CCE" w:rsidRDefault="00A95CCE" w:rsidP="00A95CCE">
      <w:pPr>
        <w:rPr>
          <w:rFonts w:ascii="Times New Roman" w:hAnsi="Times New Roman" w:cs="Times New Roman"/>
          <w:sz w:val="28"/>
          <w:szCs w:val="28"/>
        </w:rPr>
      </w:pPr>
      <w:r>
        <w:rPr>
          <w:rFonts w:ascii="Times New Roman" w:hAnsi="Times New Roman" w:cs="Times New Roman"/>
          <w:sz w:val="28"/>
          <w:szCs w:val="28"/>
        </w:rPr>
        <w:t xml:space="preserve">Sum () is used to do total summation of the column which is in int datatype </w:t>
      </w:r>
    </w:p>
    <w:p w14:paraId="4C76E357" w14:textId="76CD7D18" w:rsidR="00A95CCE" w:rsidRDefault="00A95CCE" w:rsidP="00A95CC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444E7C5" wp14:editId="1789AF13">
            <wp:extent cx="2895851" cy="6325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a:extLst>
                        <a:ext uri="{28A0092B-C50C-407E-A947-70E740481C1C}">
                          <a14:useLocalDpi xmlns:a14="http://schemas.microsoft.com/office/drawing/2010/main" val="0"/>
                        </a:ext>
                      </a:extLst>
                    </a:blip>
                    <a:stretch>
                      <a:fillRect/>
                    </a:stretch>
                  </pic:blipFill>
                  <pic:spPr>
                    <a:xfrm>
                      <a:off x="0" y="0"/>
                      <a:ext cx="2895851" cy="632515"/>
                    </a:xfrm>
                    <a:prstGeom prst="rect">
                      <a:avLst/>
                    </a:prstGeom>
                  </pic:spPr>
                </pic:pic>
              </a:graphicData>
            </a:graphic>
          </wp:inline>
        </w:drawing>
      </w:r>
    </w:p>
    <w:p w14:paraId="22A8ECDF" w14:textId="4593DBE9" w:rsidR="00CE5714" w:rsidRDefault="00CE5714">
      <w:pPr>
        <w:rPr>
          <w:rFonts w:ascii="Times New Roman" w:hAnsi="Times New Roman" w:cs="Times New Roman"/>
          <w:sz w:val="28"/>
          <w:szCs w:val="28"/>
        </w:rPr>
      </w:pPr>
    </w:p>
    <w:p w14:paraId="54685CA0" w14:textId="4CCA54A5" w:rsidR="00CE5714" w:rsidRDefault="00A95CCE">
      <w:pPr>
        <w:rPr>
          <w:rFonts w:ascii="Times New Roman" w:hAnsi="Times New Roman" w:cs="Times New Roman"/>
          <w:sz w:val="28"/>
          <w:szCs w:val="28"/>
        </w:rPr>
      </w:pPr>
      <w:r>
        <w:rPr>
          <w:rFonts w:ascii="Times New Roman" w:hAnsi="Times New Roman" w:cs="Times New Roman"/>
          <w:sz w:val="28"/>
          <w:szCs w:val="28"/>
        </w:rPr>
        <w:t>Unique () is used to tell us how many different values present in the column.</w:t>
      </w:r>
    </w:p>
    <w:p w14:paraId="091E17DD" w14:textId="26B93C48" w:rsidR="00A95CCE" w:rsidRDefault="00A95CCE" w:rsidP="0027485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1ED3F25" wp14:editId="0896EABB">
            <wp:extent cx="2743200" cy="20389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1">
                      <a:extLst>
                        <a:ext uri="{28A0092B-C50C-407E-A947-70E740481C1C}">
                          <a14:useLocalDpi xmlns:a14="http://schemas.microsoft.com/office/drawing/2010/main" val="0"/>
                        </a:ext>
                      </a:extLst>
                    </a:blip>
                    <a:stretch>
                      <a:fillRect/>
                    </a:stretch>
                  </pic:blipFill>
                  <pic:spPr>
                    <a:xfrm>
                      <a:off x="0" y="0"/>
                      <a:ext cx="2760386" cy="2051759"/>
                    </a:xfrm>
                    <a:prstGeom prst="rect">
                      <a:avLst/>
                    </a:prstGeom>
                  </pic:spPr>
                </pic:pic>
              </a:graphicData>
            </a:graphic>
          </wp:inline>
        </w:drawing>
      </w:r>
    </w:p>
    <w:p w14:paraId="64731BE4" w14:textId="04106221" w:rsidR="00CE5714" w:rsidRDefault="00274854">
      <w:pPr>
        <w:rPr>
          <w:rFonts w:ascii="Times New Roman" w:hAnsi="Times New Roman" w:cs="Times New Roman"/>
          <w:sz w:val="28"/>
          <w:szCs w:val="28"/>
        </w:rPr>
      </w:pPr>
      <w:r>
        <w:rPr>
          <w:rFonts w:ascii="Times New Roman" w:hAnsi="Times New Roman" w:cs="Times New Roman"/>
          <w:sz w:val="28"/>
          <w:szCs w:val="28"/>
        </w:rPr>
        <w:t xml:space="preserve">Is null and sum ()’s </w:t>
      </w:r>
      <w:r w:rsidR="00AC3192">
        <w:rPr>
          <w:rFonts w:ascii="Times New Roman" w:hAnsi="Times New Roman" w:cs="Times New Roman"/>
          <w:sz w:val="28"/>
          <w:szCs w:val="28"/>
        </w:rPr>
        <w:t>is</w:t>
      </w:r>
      <w:r>
        <w:rPr>
          <w:rFonts w:ascii="Times New Roman" w:hAnsi="Times New Roman" w:cs="Times New Roman"/>
          <w:sz w:val="28"/>
          <w:szCs w:val="28"/>
        </w:rPr>
        <w:t xml:space="preserve"> used to determine if there are any NULL values in the column and it also determine the value if there is any NULL values in the column</w:t>
      </w:r>
    </w:p>
    <w:p w14:paraId="7DE70718" w14:textId="2B4A5CAA" w:rsidR="00274854" w:rsidRDefault="00274854" w:rsidP="0027485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597A572" wp14:editId="2DDD880E">
            <wp:extent cx="4031329" cy="556308"/>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2">
                      <a:extLst>
                        <a:ext uri="{28A0092B-C50C-407E-A947-70E740481C1C}">
                          <a14:useLocalDpi xmlns:a14="http://schemas.microsoft.com/office/drawing/2010/main" val="0"/>
                        </a:ext>
                      </a:extLst>
                    </a:blip>
                    <a:stretch>
                      <a:fillRect/>
                    </a:stretch>
                  </pic:blipFill>
                  <pic:spPr>
                    <a:xfrm>
                      <a:off x="0" y="0"/>
                      <a:ext cx="4031329" cy="556308"/>
                    </a:xfrm>
                    <a:prstGeom prst="rect">
                      <a:avLst/>
                    </a:prstGeom>
                  </pic:spPr>
                </pic:pic>
              </a:graphicData>
            </a:graphic>
          </wp:inline>
        </w:drawing>
      </w:r>
    </w:p>
    <w:p w14:paraId="5ED1BCAC" w14:textId="131ECC91" w:rsidR="00274854" w:rsidRDefault="00274854" w:rsidP="00274854">
      <w:pPr>
        <w:rPr>
          <w:rFonts w:ascii="Times New Roman" w:hAnsi="Times New Roman" w:cs="Times New Roman"/>
          <w:sz w:val="28"/>
          <w:szCs w:val="28"/>
        </w:rPr>
      </w:pPr>
      <w:r>
        <w:rPr>
          <w:rFonts w:ascii="Times New Roman" w:hAnsi="Times New Roman" w:cs="Times New Roman"/>
          <w:sz w:val="28"/>
          <w:szCs w:val="28"/>
        </w:rPr>
        <w:t xml:space="preserve">Here we are X as storing variable the values of columns </w:t>
      </w:r>
      <w:r w:rsidR="00AC3192">
        <w:rPr>
          <w:rFonts w:ascii="Times New Roman" w:hAnsi="Times New Roman" w:cs="Times New Roman"/>
          <w:sz w:val="28"/>
          <w:szCs w:val="28"/>
        </w:rPr>
        <w:t>up to</w:t>
      </w:r>
      <w:r>
        <w:rPr>
          <w:rFonts w:ascii="Times New Roman" w:hAnsi="Times New Roman" w:cs="Times New Roman"/>
          <w:sz w:val="28"/>
          <w:szCs w:val="28"/>
        </w:rPr>
        <w:t xml:space="preserve"> thal column.</w:t>
      </w:r>
    </w:p>
    <w:p w14:paraId="604CD5AD" w14:textId="40E15C91" w:rsidR="00274854" w:rsidRDefault="00274854" w:rsidP="0027485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460511B" wp14:editId="1B89FACA">
            <wp:extent cx="5943600" cy="34931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3">
                      <a:extLst>
                        <a:ext uri="{28A0092B-C50C-407E-A947-70E740481C1C}">
                          <a14:useLocalDpi xmlns:a14="http://schemas.microsoft.com/office/drawing/2010/main" val="0"/>
                        </a:ext>
                      </a:extLst>
                    </a:blip>
                    <a:stretch>
                      <a:fillRect/>
                    </a:stretch>
                  </pic:blipFill>
                  <pic:spPr>
                    <a:xfrm>
                      <a:off x="0" y="0"/>
                      <a:ext cx="5943600" cy="3493135"/>
                    </a:xfrm>
                    <a:prstGeom prst="rect">
                      <a:avLst/>
                    </a:prstGeom>
                  </pic:spPr>
                </pic:pic>
              </a:graphicData>
            </a:graphic>
          </wp:inline>
        </w:drawing>
      </w:r>
    </w:p>
    <w:p w14:paraId="793DFDF2" w14:textId="0B2A4C85" w:rsidR="00CE5714" w:rsidRDefault="00CE5714">
      <w:pPr>
        <w:rPr>
          <w:rFonts w:ascii="Times New Roman" w:hAnsi="Times New Roman" w:cs="Times New Roman"/>
          <w:sz w:val="28"/>
          <w:szCs w:val="28"/>
        </w:rPr>
      </w:pPr>
    </w:p>
    <w:p w14:paraId="05278234" w14:textId="609456E8" w:rsidR="00CE5714" w:rsidRDefault="00274854" w:rsidP="0027485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0A5D223" wp14:editId="1FF04BB0">
            <wp:extent cx="3566469" cy="2423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4">
                      <a:extLst>
                        <a:ext uri="{28A0092B-C50C-407E-A947-70E740481C1C}">
                          <a14:useLocalDpi xmlns:a14="http://schemas.microsoft.com/office/drawing/2010/main" val="0"/>
                        </a:ext>
                      </a:extLst>
                    </a:blip>
                    <a:stretch>
                      <a:fillRect/>
                    </a:stretch>
                  </pic:blipFill>
                  <pic:spPr>
                    <a:xfrm>
                      <a:off x="0" y="0"/>
                      <a:ext cx="3566469" cy="2423370"/>
                    </a:xfrm>
                    <a:prstGeom prst="rect">
                      <a:avLst/>
                    </a:prstGeom>
                  </pic:spPr>
                </pic:pic>
              </a:graphicData>
            </a:graphic>
          </wp:inline>
        </w:drawing>
      </w:r>
    </w:p>
    <w:p w14:paraId="12B8558B" w14:textId="77777777" w:rsidR="00274854" w:rsidRDefault="00274854" w:rsidP="00274854">
      <w:pPr>
        <w:rPr>
          <w:rFonts w:ascii="Times New Roman" w:hAnsi="Times New Roman" w:cs="Times New Roman"/>
          <w:sz w:val="28"/>
          <w:szCs w:val="28"/>
        </w:rPr>
      </w:pPr>
      <w:r>
        <w:rPr>
          <w:rFonts w:ascii="Times New Roman" w:hAnsi="Times New Roman" w:cs="Times New Roman"/>
          <w:sz w:val="28"/>
          <w:szCs w:val="28"/>
        </w:rPr>
        <w:t>Y stores the vale after thal to target column.</w:t>
      </w:r>
    </w:p>
    <w:p w14:paraId="35D6F66C" w14:textId="44B673D6" w:rsidR="00274854" w:rsidRDefault="00274854">
      <w:pPr>
        <w:rPr>
          <w:rFonts w:ascii="Times New Roman" w:hAnsi="Times New Roman" w:cs="Times New Roman"/>
          <w:sz w:val="28"/>
          <w:szCs w:val="28"/>
        </w:rPr>
      </w:pPr>
    </w:p>
    <w:p w14:paraId="2686B761" w14:textId="28AC92AF" w:rsidR="00274854" w:rsidRDefault="00274854" w:rsidP="0027485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362D7D" wp14:editId="430B6EF5">
            <wp:extent cx="1676545" cy="13412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5">
                      <a:extLst>
                        <a:ext uri="{28A0092B-C50C-407E-A947-70E740481C1C}">
                          <a14:useLocalDpi xmlns:a14="http://schemas.microsoft.com/office/drawing/2010/main" val="0"/>
                        </a:ext>
                      </a:extLst>
                    </a:blip>
                    <a:stretch>
                      <a:fillRect/>
                    </a:stretch>
                  </pic:blipFill>
                  <pic:spPr>
                    <a:xfrm>
                      <a:off x="0" y="0"/>
                      <a:ext cx="1676545" cy="1341236"/>
                    </a:xfrm>
                    <a:prstGeom prst="rect">
                      <a:avLst/>
                    </a:prstGeom>
                  </pic:spPr>
                </pic:pic>
              </a:graphicData>
            </a:graphic>
          </wp:inline>
        </w:drawing>
      </w:r>
    </w:p>
    <w:p w14:paraId="7F8409B4" w14:textId="49E56F89" w:rsidR="00274854" w:rsidRDefault="00274854" w:rsidP="00274854">
      <w:pPr>
        <w:rPr>
          <w:rFonts w:ascii="Times New Roman" w:hAnsi="Times New Roman" w:cs="Times New Roman"/>
          <w:sz w:val="28"/>
          <w:szCs w:val="28"/>
        </w:rPr>
      </w:pPr>
      <w:r>
        <w:rPr>
          <w:rFonts w:ascii="Times New Roman" w:hAnsi="Times New Roman" w:cs="Times New Roman"/>
          <w:sz w:val="28"/>
          <w:szCs w:val="28"/>
        </w:rPr>
        <w:lastRenderedPageBreak/>
        <w:t>Gives us the number of rows and columns present in the variables x has 13 columns and y has only 1 column.</w:t>
      </w:r>
    </w:p>
    <w:p w14:paraId="01F4B6C9" w14:textId="4E155DFC" w:rsidR="00A50A8F" w:rsidRDefault="00A50A8F" w:rsidP="00A50A8F">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F480272" wp14:editId="025B605B">
            <wp:extent cx="4633362" cy="1005927"/>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6">
                      <a:extLst>
                        <a:ext uri="{28A0092B-C50C-407E-A947-70E740481C1C}">
                          <a14:useLocalDpi xmlns:a14="http://schemas.microsoft.com/office/drawing/2010/main" val="0"/>
                        </a:ext>
                      </a:extLst>
                    </a:blip>
                    <a:stretch>
                      <a:fillRect/>
                    </a:stretch>
                  </pic:blipFill>
                  <pic:spPr>
                    <a:xfrm>
                      <a:off x="0" y="0"/>
                      <a:ext cx="4633362" cy="1005927"/>
                    </a:xfrm>
                    <a:prstGeom prst="rect">
                      <a:avLst/>
                    </a:prstGeom>
                  </pic:spPr>
                </pic:pic>
              </a:graphicData>
            </a:graphic>
          </wp:inline>
        </w:drawing>
      </w:r>
    </w:p>
    <w:p w14:paraId="61258E0B" w14:textId="77777777" w:rsidR="00A50A8F" w:rsidRDefault="00A50A8F" w:rsidP="00A50A8F">
      <w:pPr>
        <w:rPr>
          <w:rFonts w:ascii="Times New Roman" w:hAnsi="Times New Roman" w:cs="Times New Roman"/>
          <w:sz w:val="28"/>
          <w:szCs w:val="28"/>
        </w:rPr>
      </w:pPr>
      <w:r>
        <w:rPr>
          <w:rFonts w:ascii="Times New Roman" w:hAnsi="Times New Roman" w:cs="Times New Roman"/>
          <w:sz w:val="28"/>
          <w:szCs w:val="28"/>
        </w:rPr>
        <w:t>From this code we will import a machine learning library sklearn which is very useful for prediction of the data.</w:t>
      </w:r>
    </w:p>
    <w:p w14:paraId="24C37D77" w14:textId="080E38E8" w:rsidR="00A50A8F" w:rsidRDefault="00A50A8F" w:rsidP="00A50A8F">
      <w:pPr>
        <w:rPr>
          <w:rFonts w:ascii="Times New Roman" w:hAnsi="Times New Roman" w:cs="Times New Roman"/>
          <w:sz w:val="28"/>
          <w:szCs w:val="28"/>
        </w:rPr>
      </w:pPr>
      <w:r>
        <w:rPr>
          <w:rFonts w:ascii="Times New Roman" w:hAnsi="Times New Roman" w:cs="Times New Roman"/>
          <w:sz w:val="28"/>
          <w:szCs w:val="28"/>
        </w:rPr>
        <w:t xml:space="preserve">From this we will remove the target value from the data we have.  </w:t>
      </w:r>
    </w:p>
    <w:p w14:paraId="24A9E2CA" w14:textId="09BDF4C0" w:rsidR="00A50A8F" w:rsidRDefault="00A50A8F" w:rsidP="00A50A8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25F66C" wp14:editId="4356A814">
            <wp:extent cx="5943600" cy="34931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3">
                      <a:extLst>
                        <a:ext uri="{28A0092B-C50C-407E-A947-70E740481C1C}">
                          <a14:useLocalDpi xmlns:a14="http://schemas.microsoft.com/office/drawing/2010/main" val="0"/>
                        </a:ext>
                      </a:extLst>
                    </a:blip>
                    <a:stretch>
                      <a:fillRect/>
                    </a:stretch>
                  </pic:blipFill>
                  <pic:spPr>
                    <a:xfrm>
                      <a:off x="0" y="0"/>
                      <a:ext cx="5943600" cy="3493135"/>
                    </a:xfrm>
                    <a:prstGeom prst="rect">
                      <a:avLst/>
                    </a:prstGeom>
                  </pic:spPr>
                </pic:pic>
              </a:graphicData>
            </a:graphic>
          </wp:inline>
        </w:drawing>
      </w:r>
    </w:p>
    <w:p w14:paraId="57630EB0" w14:textId="0E3764D6" w:rsidR="008E04B3" w:rsidRDefault="008E04B3" w:rsidP="00A50A8F">
      <w:pPr>
        <w:rPr>
          <w:rFonts w:ascii="Times New Roman" w:hAnsi="Times New Roman" w:cs="Times New Roman"/>
          <w:sz w:val="28"/>
          <w:szCs w:val="28"/>
        </w:rPr>
      </w:pPr>
    </w:p>
    <w:p w14:paraId="7E24129F" w14:textId="663591B4" w:rsidR="008E04B3" w:rsidRDefault="00A45541" w:rsidP="00A50A8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9204288" wp14:editId="5FE40E04">
            <wp:extent cx="5943600" cy="33381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7">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r>
        <w:rPr>
          <w:rFonts w:ascii="Times New Roman" w:hAnsi="Times New Roman" w:cs="Times New Roman"/>
          <w:sz w:val="28"/>
          <w:szCs w:val="28"/>
        </w:rPr>
        <w:t xml:space="preserve"> </w:t>
      </w:r>
    </w:p>
    <w:p w14:paraId="084F5579" w14:textId="76B920FC" w:rsidR="00A45541" w:rsidRDefault="00A45541" w:rsidP="00A50A8F">
      <w:pPr>
        <w:rPr>
          <w:rFonts w:ascii="Times New Roman" w:hAnsi="Times New Roman" w:cs="Times New Roman"/>
          <w:sz w:val="28"/>
          <w:szCs w:val="28"/>
        </w:rPr>
      </w:pPr>
      <w:r>
        <w:rPr>
          <w:rFonts w:ascii="Times New Roman" w:hAnsi="Times New Roman" w:cs="Times New Roman"/>
          <w:sz w:val="28"/>
          <w:szCs w:val="28"/>
        </w:rPr>
        <w:t>Here we are trying to train the model and we shuffling the to train the model, test size that we should take only 70% of the data.</w:t>
      </w:r>
    </w:p>
    <w:p w14:paraId="37335C68" w14:textId="0254C4AB" w:rsidR="00A45541" w:rsidRDefault="00A45541" w:rsidP="00A50A8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86182B" wp14:editId="0F992CB5">
            <wp:extent cx="5943600" cy="35953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8">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p>
    <w:p w14:paraId="09098E58" w14:textId="571D2697" w:rsidR="00A45541" w:rsidRDefault="00A45541" w:rsidP="00A50A8F">
      <w:pPr>
        <w:rPr>
          <w:rFonts w:ascii="Times New Roman" w:hAnsi="Times New Roman" w:cs="Times New Roman"/>
          <w:sz w:val="28"/>
          <w:szCs w:val="28"/>
        </w:rPr>
      </w:pPr>
      <w:r>
        <w:rPr>
          <w:rFonts w:ascii="Times New Roman" w:hAnsi="Times New Roman" w:cs="Times New Roman"/>
          <w:sz w:val="28"/>
          <w:szCs w:val="28"/>
        </w:rPr>
        <w:t xml:space="preserve">Here we are displaying the </w:t>
      </w:r>
      <w:r w:rsidR="00AC3192">
        <w:rPr>
          <w:rFonts w:ascii="Times New Roman" w:hAnsi="Times New Roman" w:cs="Times New Roman"/>
          <w:sz w:val="28"/>
          <w:szCs w:val="28"/>
        </w:rPr>
        <w:t>testing</w:t>
      </w:r>
      <w:r>
        <w:rPr>
          <w:rFonts w:ascii="Times New Roman" w:hAnsi="Times New Roman" w:cs="Times New Roman"/>
          <w:sz w:val="28"/>
          <w:szCs w:val="28"/>
        </w:rPr>
        <w:t xml:space="preserve"> model which we have tested in the above case.</w:t>
      </w:r>
    </w:p>
    <w:p w14:paraId="6B8BBD59" w14:textId="7460DDCD" w:rsidR="00A45541" w:rsidRDefault="00A45541" w:rsidP="00F90150">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4249888" wp14:editId="414E5006">
            <wp:extent cx="3589331" cy="25376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9">
                      <a:extLst>
                        <a:ext uri="{28A0092B-C50C-407E-A947-70E740481C1C}">
                          <a14:useLocalDpi xmlns:a14="http://schemas.microsoft.com/office/drawing/2010/main" val="0"/>
                        </a:ext>
                      </a:extLst>
                    </a:blip>
                    <a:stretch>
                      <a:fillRect/>
                    </a:stretch>
                  </pic:blipFill>
                  <pic:spPr>
                    <a:xfrm>
                      <a:off x="0" y="0"/>
                      <a:ext cx="3589331" cy="2537680"/>
                    </a:xfrm>
                    <a:prstGeom prst="rect">
                      <a:avLst/>
                    </a:prstGeom>
                  </pic:spPr>
                </pic:pic>
              </a:graphicData>
            </a:graphic>
          </wp:inline>
        </w:drawing>
      </w:r>
    </w:p>
    <w:p w14:paraId="432A09B1" w14:textId="2D2AA1DF" w:rsidR="00A45541" w:rsidRDefault="00A45541" w:rsidP="00A50A8F">
      <w:pPr>
        <w:rPr>
          <w:rFonts w:ascii="Times New Roman" w:hAnsi="Times New Roman" w:cs="Times New Roman"/>
          <w:sz w:val="28"/>
          <w:szCs w:val="28"/>
        </w:rPr>
      </w:pPr>
      <w:r>
        <w:rPr>
          <w:rFonts w:ascii="Times New Roman" w:hAnsi="Times New Roman" w:cs="Times New Roman"/>
          <w:sz w:val="28"/>
          <w:szCs w:val="28"/>
        </w:rPr>
        <w:t>We are displaying the values stored in the y_test.</w:t>
      </w:r>
    </w:p>
    <w:p w14:paraId="5790A1EE" w14:textId="743154BC" w:rsidR="00A45541" w:rsidRDefault="00A45541" w:rsidP="00A023BF">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23DE7B" wp14:editId="5EBC2DAE">
            <wp:extent cx="4115157" cy="198137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0">
                      <a:extLst>
                        <a:ext uri="{28A0092B-C50C-407E-A947-70E740481C1C}">
                          <a14:useLocalDpi xmlns:a14="http://schemas.microsoft.com/office/drawing/2010/main" val="0"/>
                        </a:ext>
                      </a:extLst>
                    </a:blip>
                    <a:stretch>
                      <a:fillRect/>
                    </a:stretch>
                  </pic:blipFill>
                  <pic:spPr>
                    <a:xfrm>
                      <a:off x="0" y="0"/>
                      <a:ext cx="4115157" cy="1981372"/>
                    </a:xfrm>
                    <a:prstGeom prst="rect">
                      <a:avLst/>
                    </a:prstGeom>
                  </pic:spPr>
                </pic:pic>
              </a:graphicData>
            </a:graphic>
          </wp:inline>
        </w:drawing>
      </w:r>
    </w:p>
    <w:p w14:paraId="715D02E3" w14:textId="77777777" w:rsidR="00A45541" w:rsidRDefault="00A45541" w:rsidP="00A50A8F">
      <w:pPr>
        <w:rPr>
          <w:rFonts w:ascii="Times New Roman" w:hAnsi="Times New Roman" w:cs="Times New Roman"/>
          <w:sz w:val="28"/>
          <w:szCs w:val="28"/>
        </w:rPr>
      </w:pPr>
      <w:r>
        <w:rPr>
          <w:rFonts w:ascii="Times New Roman" w:hAnsi="Times New Roman" w:cs="Times New Roman"/>
          <w:sz w:val="28"/>
          <w:szCs w:val="28"/>
        </w:rPr>
        <w:t>Here we are printing number of rows and columns in the respective test and train modules.</w:t>
      </w:r>
    </w:p>
    <w:p w14:paraId="238C990C" w14:textId="532237E5" w:rsidR="00A45541" w:rsidRDefault="00A32710" w:rsidP="00A50A8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715DB1" wp14:editId="706AFABE">
            <wp:extent cx="5943600" cy="409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1">
                      <a:extLst>
                        <a:ext uri="{28A0092B-C50C-407E-A947-70E740481C1C}">
                          <a14:useLocalDpi xmlns:a14="http://schemas.microsoft.com/office/drawing/2010/main" val="0"/>
                        </a:ext>
                      </a:extLst>
                    </a:blip>
                    <a:stretch>
                      <a:fillRect/>
                    </a:stretch>
                  </pic:blipFill>
                  <pic:spPr>
                    <a:xfrm>
                      <a:off x="0" y="0"/>
                      <a:ext cx="5943600" cy="409575"/>
                    </a:xfrm>
                    <a:prstGeom prst="rect">
                      <a:avLst/>
                    </a:prstGeom>
                  </pic:spPr>
                </pic:pic>
              </a:graphicData>
            </a:graphic>
          </wp:inline>
        </w:drawing>
      </w:r>
      <w:r w:rsidR="00A45541">
        <w:rPr>
          <w:rFonts w:ascii="Times New Roman" w:hAnsi="Times New Roman" w:cs="Times New Roman"/>
          <w:sz w:val="28"/>
          <w:szCs w:val="28"/>
        </w:rPr>
        <w:t xml:space="preserve">  </w:t>
      </w:r>
    </w:p>
    <w:p w14:paraId="62C7232E" w14:textId="2FF69C0F" w:rsidR="00A32710" w:rsidRDefault="00A32710" w:rsidP="00A50A8F">
      <w:pPr>
        <w:rPr>
          <w:rFonts w:ascii="Times New Roman" w:hAnsi="Times New Roman" w:cs="Times New Roman"/>
          <w:sz w:val="28"/>
          <w:szCs w:val="28"/>
        </w:rPr>
      </w:pPr>
      <w:r>
        <w:rPr>
          <w:rFonts w:ascii="Times New Roman" w:hAnsi="Times New Roman" w:cs="Times New Roman"/>
          <w:sz w:val="28"/>
          <w:szCs w:val="28"/>
        </w:rPr>
        <w:t xml:space="preserve">We are creating a model with the Decision tree Classifier and we have </w:t>
      </w:r>
      <w:r w:rsidR="00AC3192">
        <w:rPr>
          <w:rFonts w:ascii="Times New Roman" w:hAnsi="Times New Roman" w:cs="Times New Roman"/>
          <w:sz w:val="28"/>
          <w:szCs w:val="28"/>
        </w:rPr>
        <w:t>taken</w:t>
      </w:r>
      <w:r>
        <w:rPr>
          <w:rFonts w:ascii="Times New Roman" w:hAnsi="Times New Roman" w:cs="Times New Roman"/>
          <w:sz w:val="28"/>
          <w:szCs w:val="28"/>
        </w:rPr>
        <w:t xml:space="preserve"> an statement in the form of array so that it may predict data.</w:t>
      </w:r>
    </w:p>
    <w:p w14:paraId="323C81F4" w14:textId="4032D264" w:rsidR="00A32710" w:rsidRDefault="00A32710" w:rsidP="00A50A8F">
      <w:pPr>
        <w:rPr>
          <w:rFonts w:ascii="Times New Roman" w:hAnsi="Times New Roman" w:cs="Times New Roman"/>
          <w:sz w:val="28"/>
          <w:szCs w:val="28"/>
        </w:rPr>
      </w:pPr>
      <w:r w:rsidRPr="00480146">
        <w:rPr>
          <w:rFonts w:ascii="Times New Roman" w:hAnsi="Times New Roman" w:cs="Times New Roman"/>
          <w:noProof/>
          <w:color w:val="2E2E2E"/>
          <w:sz w:val="28"/>
          <w:szCs w:val="28"/>
          <w:bdr w:val="single" w:sz="4" w:space="0" w:color="auto"/>
        </w:rPr>
        <w:lastRenderedPageBreak/>
        <w:drawing>
          <wp:inline distT="0" distB="0" distL="0" distR="0" wp14:anchorId="29CFD66C" wp14:editId="2561BDDC">
            <wp:extent cx="4198984" cy="19051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198984" cy="1905165"/>
                    </a:xfrm>
                    <a:prstGeom prst="rect">
                      <a:avLst/>
                    </a:prstGeom>
                  </pic:spPr>
                </pic:pic>
              </a:graphicData>
            </a:graphic>
          </wp:inline>
        </w:drawing>
      </w:r>
    </w:p>
    <w:p w14:paraId="78BE10B1" w14:textId="4A89EFE0" w:rsidR="00A32710" w:rsidRDefault="00A32710" w:rsidP="00A50A8F">
      <w:pPr>
        <w:rPr>
          <w:rFonts w:ascii="Times New Roman" w:hAnsi="Times New Roman" w:cs="Times New Roman"/>
          <w:sz w:val="28"/>
          <w:szCs w:val="28"/>
        </w:rPr>
      </w:pPr>
      <w:r>
        <w:rPr>
          <w:rFonts w:ascii="Times New Roman" w:hAnsi="Times New Roman" w:cs="Times New Roman"/>
          <w:sz w:val="28"/>
          <w:szCs w:val="28"/>
        </w:rPr>
        <w:t>To create a model we have to import Decision tree Classifier from sklearn.tree library.</w:t>
      </w:r>
    </w:p>
    <w:p w14:paraId="28C44ACE" w14:textId="0BEB5660" w:rsidR="00A32710" w:rsidRDefault="00A32710" w:rsidP="00A50A8F">
      <w:pPr>
        <w:rPr>
          <w:rFonts w:ascii="Times New Roman" w:hAnsi="Times New Roman" w:cs="Times New Roman"/>
          <w:sz w:val="28"/>
          <w:szCs w:val="28"/>
        </w:rPr>
      </w:pPr>
    </w:p>
    <w:p w14:paraId="5E5D5CAB" w14:textId="3EB8E403" w:rsidR="00AD4BA4" w:rsidRDefault="00AD4BA4" w:rsidP="00A50A8F">
      <w:pPr>
        <w:rPr>
          <w:rFonts w:ascii="Times New Roman" w:hAnsi="Times New Roman" w:cs="Times New Roman"/>
          <w:sz w:val="28"/>
          <w:szCs w:val="28"/>
        </w:rPr>
      </w:pPr>
    </w:p>
    <w:p w14:paraId="56102367" w14:textId="442AF7DD" w:rsidR="00AD4BA4" w:rsidRDefault="00AD4BA4" w:rsidP="00A50A8F">
      <w:pPr>
        <w:rPr>
          <w:rFonts w:ascii="Times New Roman" w:hAnsi="Times New Roman" w:cs="Times New Roman"/>
          <w:sz w:val="28"/>
          <w:szCs w:val="28"/>
        </w:rPr>
      </w:pPr>
    </w:p>
    <w:p w14:paraId="3F73C422" w14:textId="573826F0" w:rsidR="00AD4BA4" w:rsidRDefault="00AD4BA4" w:rsidP="00A50A8F">
      <w:pPr>
        <w:rPr>
          <w:rFonts w:ascii="Times New Roman" w:hAnsi="Times New Roman" w:cs="Times New Roman"/>
          <w:sz w:val="28"/>
          <w:szCs w:val="28"/>
        </w:rPr>
      </w:pPr>
    </w:p>
    <w:p w14:paraId="203AB62E" w14:textId="076BD942" w:rsidR="00AD4BA4" w:rsidRDefault="00AD4BA4" w:rsidP="00A50A8F">
      <w:pPr>
        <w:rPr>
          <w:rFonts w:ascii="Times New Roman" w:hAnsi="Times New Roman" w:cs="Times New Roman"/>
          <w:sz w:val="28"/>
          <w:szCs w:val="28"/>
        </w:rPr>
      </w:pPr>
    </w:p>
    <w:p w14:paraId="4F7A6496" w14:textId="25719D65" w:rsidR="00AD4BA4" w:rsidRDefault="00AD4BA4" w:rsidP="00A50A8F">
      <w:pPr>
        <w:rPr>
          <w:rFonts w:ascii="Times New Roman" w:hAnsi="Times New Roman" w:cs="Times New Roman"/>
          <w:sz w:val="28"/>
          <w:szCs w:val="28"/>
        </w:rPr>
      </w:pPr>
    </w:p>
    <w:p w14:paraId="12AFE96F" w14:textId="019B1494" w:rsidR="00AD4BA4" w:rsidRDefault="00AD4BA4" w:rsidP="00A50A8F">
      <w:pPr>
        <w:rPr>
          <w:rFonts w:ascii="Times New Roman" w:hAnsi="Times New Roman" w:cs="Times New Roman"/>
          <w:sz w:val="28"/>
          <w:szCs w:val="28"/>
        </w:rPr>
      </w:pPr>
    </w:p>
    <w:p w14:paraId="35712FA8" w14:textId="77777777" w:rsidR="00AD4BA4" w:rsidRDefault="00AD4BA4" w:rsidP="00A50A8F">
      <w:pPr>
        <w:rPr>
          <w:rFonts w:ascii="Times New Roman" w:hAnsi="Times New Roman" w:cs="Times New Roman"/>
          <w:sz w:val="28"/>
          <w:szCs w:val="28"/>
        </w:rPr>
      </w:pPr>
    </w:p>
    <w:p w14:paraId="307968BF" w14:textId="2943FAFD" w:rsidR="00CE5714" w:rsidRDefault="00CE5714">
      <w:pPr>
        <w:rPr>
          <w:rFonts w:ascii="Times New Roman" w:hAnsi="Times New Roman" w:cs="Times New Roman"/>
          <w:sz w:val="28"/>
          <w:szCs w:val="28"/>
        </w:rPr>
      </w:pPr>
    </w:p>
    <w:p w14:paraId="300090F4" w14:textId="77777777" w:rsidR="00D923D8" w:rsidRDefault="00D923D8">
      <w:pPr>
        <w:rPr>
          <w:rFonts w:ascii="Times New Roman" w:hAnsi="Times New Roman" w:cs="Times New Roman"/>
          <w:sz w:val="28"/>
          <w:szCs w:val="28"/>
        </w:rPr>
      </w:pPr>
    </w:p>
    <w:p w14:paraId="66C4A771" w14:textId="44BB3A6C" w:rsidR="00CE5714" w:rsidRDefault="00CE5714">
      <w:pPr>
        <w:rPr>
          <w:rFonts w:ascii="Times New Roman" w:hAnsi="Times New Roman" w:cs="Times New Roman"/>
          <w:sz w:val="28"/>
          <w:szCs w:val="28"/>
        </w:rPr>
      </w:pPr>
    </w:p>
    <w:p w14:paraId="5DBD183A" w14:textId="3A573E7D" w:rsidR="00AD4BA4" w:rsidRDefault="00AD4BA4">
      <w:pPr>
        <w:rPr>
          <w:rFonts w:ascii="Times New Roman" w:hAnsi="Times New Roman" w:cs="Times New Roman"/>
          <w:sz w:val="28"/>
          <w:szCs w:val="28"/>
        </w:rPr>
      </w:pPr>
    </w:p>
    <w:p w14:paraId="40051DF2" w14:textId="1F5AB345" w:rsidR="00AD4BA4" w:rsidRDefault="00AD4BA4">
      <w:pPr>
        <w:rPr>
          <w:rFonts w:ascii="Times New Roman" w:hAnsi="Times New Roman" w:cs="Times New Roman"/>
          <w:sz w:val="28"/>
          <w:szCs w:val="28"/>
        </w:rPr>
      </w:pPr>
    </w:p>
    <w:p w14:paraId="759C162F" w14:textId="000C0B27" w:rsidR="00AD4BA4" w:rsidRDefault="00AD4BA4">
      <w:pPr>
        <w:rPr>
          <w:rFonts w:ascii="Times New Roman" w:hAnsi="Times New Roman" w:cs="Times New Roman"/>
          <w:sz w:val="28"/>
          <w:szCs w:val="28"/>
        </w:rPr>
      </w:pPr>
    </w:p>
    <w:p w14:paraId="6914973B" w14:textId="55FA97E3" w:rsidR="00AD4BA4" w:rsidRDefault="00AD4BA4">
      <w:pPr>
        <w:rPr>
          <w:rFonts w:ascii="Times New Roman" w:hAnsi="Times New Roman" w:cs="Times New Roman"/>
          <w:sz w:val="28"/>
          <w:szCs w:val="28"/>
        </w:rPr>
      </w:pPr>
    </w:p>
    <w:p w14:paraId="09A1C4B2" w14:textId="1E03A35A" w:rsidR="00AD4BA4" w:rsidRDefault="00AD4BA4">
      <w:pPr>
        <w:rPr>
          <w:rFonts w:ascii="Times New Roman" w:hAnsi="Times New Roman" w:cs="Times New Roman"/>
          <w:sz w:val="28"/>
          <w:szCs w:val="28"/>
        </w:rPr>
      </w:pPr>
    </w:p>
    <w:p w14:paraId="0C9E8080" w14:textId="37B468F2" w:rsidR="00AD4BA4" w:rsidRDefault="00AD4BA4">
      <w:pPr>
        <w:rPr>
          <w:rFonts w:ascii="Times New Roman" w:hAnsi="Times New Roman" w:cs="Times New Roman"/>
          <w:sz w:val="28"/>
          <w:szCs w:val="28"/>
        </w:rPr>
      </w:pPr>
    </w:p>
    <w:p w14:paraId="1F2AD978" w14:textId="77777777" w:rsidR="00AD4BA4" w:rsidRPr="003F57E0" w:rsidRDefault="00AD4BA4">
      <w:pPr>
        <w:rPr>
          <w:rFonts w:ascii="Times New Roman" w:hAnsi="Times New Roman" w:cs="Times New Roman"/>
          <w:sz w:val="28"/>
          <w:szCs w:val="28"/>
        </w:rPr>
      </w:pPr>
    </w:p>
    <w:p w14:paraId="414F9743" w14:textId="51885967" w:rsidR="00AC3F00" w:rsidRDefault="00AC3F00" w:rsidP="00AC3F00">
      <w:pPr>
        <w:pStyle w:val="ListParagraph"/>
        <w:numPr>
          <w:ilvl w:val="0"/>
          <w:numId w:val="2"/>
        </w:numPr>
        <w:pBdr>
          <w:bottom w:val="single" w:sz="4" w:space="1" w:color="auto"/>
        </w:pBdr>
        <w:jc w:val="both"/>
        <w:rPr>
          <w:rFonts w:ascii="Times New Roman" w:hAnsi="Times New Roman" w:cs="Times New Roman"/>
          <w:b/>
          <w:bCs/>
          <w:sz w:val="32"/>
          <w:szCs w:val="32"/>
        </w:rPr>
      </w:pPr>
      <w:r w:rsidRPr="00AC3F00">
        <w:rPr>
          <w:rFonts w:ascii="Times New Roman" w:hAnsi="Times New Roman" w:cs="Times New Roman"/>
          <w:b/>
          <w:bCs/>
          <w:sz w:val="32"/>
          <w:szCs w:val="32"/>
        </w:rPr>
        <w:lastRenderedPageBreak/>
        <w:t>Chapter-</w:t>
      </w:r>
      <w:r w:rsidR="00FE1CDE">
        <w:rPr>
          <w:rFonts w:ascii="Times New Roman" w:hAnsi="Times New Roman" w:cs="Times New Roman"/>
          <w:b/>
          <w:bCs/>
          <w:sz w:val="32"/>
          <w:szCs w:val="32"/>
        </w:rPr>
        <w:t>6</w:t>
      </w:r>
      <w:r w:rsidRPr="00AC3F00">
        <w:rPr>
          <w:rFonts w:ascii="Times New Roman" w:hAnsi="Times New Roman" w:cs="Times New Roman"/>
          <w:b/>
          <w:bCs/>
          <w:sz w:val="32"/>
          <w:szCs w:val="32"/>
        </w:rPr>
        <w:t xml:space="preserve"> Test Cases</w:t>
      </w:r>
    </w:p>
    <w:p w14:paraId="4E1C4A15" w14:textId="0D767FEE" w:rsidR="005360EC" w:rsidRDefault="005360EC" w:rsidP="005360EC"/>
    <w:p w14:paraId="08236571" w14:textId="268850D1" w:rsidR="00FE1CDE" w:rsidRDefault="00A32710" w:rsidP="005360EC">
      <w:r>
        <w:rPr>
          <w:noProof/>
        </w:rPr>
        <w:drawing>
          <wp:inline distT="0" distB="0" distL="0" distR="0" wp14:anchorId="05BDC571" wp14:editId="1AEA388E">
            <wp:extent cx="4290432" cy="1082134"/>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2">
                      <a:extLst>
                        <a:ext uri="{28A0092B-C50C-407E-A947-70E740481C1C}">
                          <a14:useLocalDpi xmlns:a14="http://schemas.microsoft.com/office/drawing/2010/main" val="0"/>
                        </a:ext>
                      </a:extLst>
                    </a:blip>
                    <a:stretch>
                      <a:fillRect/>
                    </a:stretch>
                  </pic:blipFill>
                  <pic:spPr>
                    <a:xfrm>
                      <a:off x="0" y="0"/>
                      <a:ext cx="4290432" cy="1082134"/>
                    </a:xfrm>
                    <a:prstGeom prst="rect">
                      <a:avLst/>
                    </a:prstGeom>
                  </pic:spPr>
                </pic:pic>
              </a:graphicData>
            </a:graphic>
          </wp:inline>
        </w:drawing>
      </w:r>
    </w:p>
    <w:p w14:paraId="5691225D" w14:textId="7A5E8217" w:rsidR="00A32710" w:rsidRDefault="00A32710" w:rsidP="005360EC">
      <w:pPr>
        <w:rPr>
          <w:rFonts w:ascii="Times New Roman" w:hAnsi="Times New Roman" w:cs="Times New Roman"/>
          <w:sz w:val="28"/>
          <w:szCs w:val="28"/>
        </w:rPr>
      </w:pPr>
      <w:r>
        <w:tab/>
      </w:r>
      <w:r w:rsidRPr="00A32710">
        <w:rPr>
          <w:rFonts w:ascii="Times New Roman" w:hAnsi="Times New Roman" w:cs="Times New Roman"/>
          <w:sz w:val="28"/>
          <w:szCs w:val="28"/>
        </w:rPr>
        <w:t xml:space="preserve">We have </w:t>
      </w:r>
      <w:r>
        <w:rPr>
          <w:rFonts w:ascii="Times New Roman" w:hAnsi="Times New Roman" w:cs="Times New Roman"/>
          <w:sz w:val="28"/>
          <w:szCs w:val="28"/>
        </w:rPr>
        <w:t>dt as Decision tree Classifier and that data we are predicting the data in the X_test data.</w:t>
      </w:r>
    </w:p>
    <w:p w14:paraId="16B1A9A3" w14:textId="72954022" w:rsidR="00DE3769" w:rsidRDefault="00DE3769" w:rsidP="005360EC">
      <w:pPr>
        <w:rPr>
          <w:rFonts w:ascii="Times New Roman" w:hAnsi="Times New Roman" w:cs="Times New Roman"/>
          <w:sz w:val="28"/>
          <w:szCs w:val="28"/>
        </w:rPr>
      </w:pPr>
      <w:r>
        <w:rPr>
          <w:rFonts w:ascii="Times New Roman" w:hAnsi="Times New Roman" w:cs="Times New Roman"/>
          <w:sz w:val="28"/>
          <w:szCs w:val="28"/>
        </w:rPr>
        <w:t>Accuracy score will predict us the data in correct manner. We re printing the accuracy in terms of percentage we have got 74%. It is very good while predicting the data.</w:t>
      </w:r>
    </w:p>
    <w:p w14:paraId="62CA5C86" w14:textId="77777777" w:rsidR="007B096B" w:rsidRDefault="007B096B" w:rsidP="005360EC">
      <w:pPr>
        <w:rPr>
          <w:rFonts w:ascii="Times New Roman" w:hAnsi="Times New Roman" w:cs="Times New Roman"/>
          <w:sz w:val="28"/>
          <w:szCs w:val="28"/>
        </w:rPr>
      </w:pPr>
    </w:p>
    <w:p w14:paraId="74B73068" w14:textId="084C6A68" w:rsidR="00DE3769" w:rsidRDefault="007B096B" w:rsidP="005360E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E9B312D" wp14:editId="532FF9F6">
            <wp:extent cx="5943600" cy="1339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3">
                      <a:extLst>
                        <a:ext uri="{28A0092B-C50C-407E-A947-70E740481C1C}">
                          <a14:useLocalDpi xmlns:a14="http://schemas.microsoft.com/office/drawing/2010/main" val="0"/>
                        </a:ext>
                      </a:extLst>
                    </a:blip>
                    <a:stretch>
                      <a:fillRect/>
                    </a:stretch>
                  </pic:blipFill>
                  <pic:spPr>
                    <a:xfrm>
                      <a:off x="0" y="0"/>
                      <a:ext cx="5943600" cy="1339850"/>
                    </a:xfrm>
                    <a:prstGeom prst="rect">
                      <a:avLst/>
                    </a:prstGeom>
                  </pic:spPr>
                </pic:pic>
              </a:graphicData>
            </a:graphic>
          </wp:inline>
        </w:drawing>
      </w:r>
    </w:p>
    <w:p w14:paraId="769AD691" w14:textId="57F2EFFE" w:rsidR="007B096B" w:rsidRDefault="00976D54" w:rsidP="005360EC">
      <w:pPr>
        <w:rPr>
          <w:rFonts w:ascii="Times New Roman" w:hAnsi="Times New Roman" w:cs="Times New Roman"/>
          <w:sz w:val="28"/>
          <w:szCs w:val="28"/>
        </w:rPr>
      </w:pPr>
      <w:r>
        <w:rPr>
          <w:rFonts w:ascii="Times New Roman" w:hAnsi="Times New Roman" w:cs="Times New Roman"/>
          <w:sz w:val="28"/>
          <w:szCs w:val="28"/>
        </w:rPr>
        <w:t>Here we are printing the score of x train, y train and x test and y test.</w:t>
      </w:r>
    </w:p>
    <w:p w14:paraId="1DEDD611" w14:textId="05FCE363" w:rsidR="00976D54" w:rsidRDefault="00976D54" w:rsidP="005360E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BBE8B0" wp14:editId="26076D68">
            <wp:extent cx="4023709" cy="2415749"/>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4">
                      <a:extLst>
                        <a:ext uri="{28A0092B-C50C-407E-A947-70E740481C1C}">
                          <a14:useLocalDpi xmlns:a14="http://schemas.microsoft.com/office/drawing/2010/main" val="0"/>
                        </a:ext>
                      </a:extLst>
                    </a:blip>
                    <a:stretch>
                      <a:fillRect/>
                    </a:stretch>
                  </pic:blipFill>
                  <pic:spPr>
                    <a:xfrm>
                      <a:off x="0" y="0"/>
                      <a:ext cx="4023709" cy="2415749"/>
                    </a:xfrm>
                    <a:prstGeom prst="rect">
                      <a:avLst/>
                    </a:prstGeom>
                  </pic:spPr>
                </pic:pic>
              </a:graphicData>
            </a:graphic>
          </wp:inline>
        </w:drawing>
      </w:r>
    </w:p>
    <w:p w14:paraId="51ABEDB5" w14:textId="63374133" w:rsidR="00976D54" w:rsidRDefault="00976D54" w:rsidP="005360EC">
      <w:pPr>
        <w:rPr>
          <w:rFonts w:ascii="Times New Roman" w:hAnsi="Times New Roman" w:cs="Times New Roman"/>
          <w:sz w:val="28"/>
          <w:szCs w:val="28"/>
        </w:rPr>
      </w:pPr>
      <w:r>
        <w:rPr>
          <w:rFonts w:ascii="Times New Roman" w:hAnsi="Times New Roman" w:cs="Times New Roman"/>
          <w:sz w:val="28"/>
          <w:szCs w:val="28"/>
        </w:rPr>
        <w:t>We are printing the y test data stored in that variable.</w:t>
      </w:r>
    </w:p>
    <w:p w14:paraId="59CD1F69" w14:textId="2D507CA3" w:rsidR="00976D54" w:rsidRDefault="00976D54" w:rsidP="005360E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D231F62" wp14:editId="5DCD700D">
            <wp:extent cx="5799323" cy="12650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5">
                      <a:extLst>
                        <a:ext uri="{28A0092B-C50C-407E-A947-70E740481C1C}">
                          <a14:useLocalDpi xmlns:a14="http://schemas.microsoft.com/office/drawing/2010/main" val="0"/>
                        </a:ext>
                      </a:extLst>
                    </a:blip>
                    <a:stretch>
                      <a:fillRect/>
                    </a:stretch>
                  </pic:blipFill>
                  <pic:spPr>
                    <a:xfrm>
                      <a:off x="0" y="0"/>
                      <a:ext cx="5799323" cy="1265030"/>
                    </a:xfrm>
                    <a:prstGeom prst="rect">
                      <a:avLst/>
                    </a:prstGeom>
                  </pic:spPr>
                </pic:pic>
              </a:graphicData>
            </a:graphic>
          </wp:inline>
        </w:drawing>
      </w:r>
    </w:p>
    <w:p w14:paraId="03CA51DC" w14:textId="53FC517A" w:rsidR="00976D54" w:rsidRDefault="00976D54" w:rsidP="005360EC">
      <w:pPr>
        <w:rPr>
          <w:rFonts w:ascii="Times New Roman" w:hAnsi="Times New Roman" w:cs="Times New Roman"/>
          <w:sz w:val="28"/>
          <w:szCs w:val="28"/>
        </w:rPr>
      </w:pPr>
      <w:bookmarkStart w:id="1" w:name="_Hlk49015962"/>
      <w:r>
        <w:rPr>
          <w:rFonts w:ascii="Times New Roman" w:hAnsi="Times New Roman" w:cs="Times New Roman"/>
          <w:sz w:val="28"/>
          <w:szCs w:val="28"/>
        </w:rPr>
        <w:t>Prediction values of each in terms of array which are taken from the dt.predict of x_test.</w:t>
      </w:r>
    </w:p>
    <w:bookmarkEnd w:id="1"/>
    <w:p w14:paraId="11CE996E" w14:textId="77777777" w:rsidR="00976D54" w:rsidRDefault="00976D54" w:rsidP="005360EC">
      <w:pPr>
        <w:rPr>
          <w:rFonts w:ascii="Times New Roman" w:hAnsi="Times New Roman" w:cs="Times New Roman"/>
          <w:sz w:val="28"/>
          <w:szCs w:val="28"/>
        </w:rPr>
      </w:pPr>
    </w:p>
    <w:p w14:paraId="2C74BCA5" w14:textId="3DE0C350" w:rsidR="00976D54" w:rsidRDefault="00976D54" w:rsidP="005360E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019526" wp14:editId="0105BBA5">
            <wp:extent cx="4557155" cy="1234547"/>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6">
                      <a:extLst>
                        <a:ext uri="{28A0092B-C50C-407E-A947-70E740481C1C}">
                          <a14:useLocalDpi xmlns:a14="http://schemas.microsoft.com/office/drawing/2010/main" val="0"/>
                        </a:ext>
                      </a:extLst>
                    </a:blip>
                    <a:stretch>
                      <a:fillRect/>
                    </a:stretch>
                  </pic:blipFill>
                  <pic:spPr>
                    <a:xfrm>
                      <a:off x="0" y="0"/>
                      <a:ext cx="4557155" cy="1234547"/>
                    </a:xfrm>
                    <a:prstGeom prst="rect">
                      <a:avLst/>
                    </a:prstGeom>
                  </pic:spPr>
                </pic:pic>
              </a:graphicData>
            </a:graphic>
          </wp:inline>
        </w:drawing>
      </w:r>
    </w:p>
    <w:p w14:paraId="72B1B04C" w14:textId="1866FF39" w:rsidR="00976D54" w:rsidRDefault="00976D54" w:rsidP="005360EC">
      <w:pPr>
        <w:rPr>
          <w:rFonts w:ascii="Times New Roman" w:hAnsi="Times New Roman" w:cs="Times New Roman"/>
          <w:sz w:val="28"/>
          <w:szCs w:val="28"/>
        </w:rPr>
      </w:pPr>
      <w:r>
        <w:rPr>
          <w:rFonts w:ascii="Times New Roman" w:hAnsi="Times New Roman" w:cs="Times New Roman"/>
          <w:sz w:val="28"/>
          <w:szCs w:val="28"/>
        </w:rPr>
        <w:t>We are taking the data of the 1</w:t>
      </w:r>
      <w:r w:rsidRPr="00976D54">
        <w:rPr>
          <w:rFonts w:ascii="Times New Roman" w:hAnsi="Times New Roman" w:cs="Times New Roman"/>
          <w:sz w:val="28"/>
          <w:szCs w:val="28"/>
          <w:vertAlign w:val="superscript"/>
        </w:rPr>
        <w:t>st</w:t>
      </w:r>
      <w:r>
        <w:rPr>
          <w:rFonts w:ascii="Times New Roman" w:hAnsi="Times New Roman" w:cs="Times New Roman"/>
          <w:sz w:val="28"/>
          <w:szCs w:val="28"/>
        </w:rPr>
        <w:t xml:space="preserve"> row in np.array</w:t>
      </w:r>
    </w:p>
    <w:p w14:paraId="4259E17C" w14:textId="13DF7193" w:rsidR="00976D54" w:rsidRDefault="00976D54" w:rsidP="005360EC">
      <w:pPr>
        <w:rPr>
          <w:rFonts w:ascii="Times New Roman" w:hAnsi="Times New Roman" w:cs="Times New Roman"/>
          <w:sz w:val="28"/>
          <w:szCs w:val="28"/>
        </w:rPr>
      </w:pPr>
      <w:r>
        <w:rPr>
          <w:rFonts w:ascii="Times New Roman" w:hAnsi="Times New Roman" w:cs="Times New Roman"/>
          <w:sz w:val="28"/>
          <w:szCs w:val="28"/>
        </w:rPr>
        <w:t>In the prediction we are predicting the data which is stored int X_DT variable.</w:t>
      </w:r>
    </w:p>
    <w:p w14:paraId="7E14CFF8" w14:textId="56DD52BD" w:rsidR="00976D54" w:rsidRDefault="00976D54" w:rsidP="005360E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6780B6" wp14:editId="7F756CD6">
            <wp:extent cx="3535986" cy="1333616"/>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7">
                      <a:extLst>
                        <a:ext uri="{28A0092B-C50C-407E-A947-70E740481C1C}">
                          <a14:useLocalDpi xmlns:a14="http://schemas.microsoft.com/office/drawing/2010/main" val="0"/>
                        </a:ext>
                      </a:extLst>
                    </a:blip>
                    <a:stretch>
                      <a:fillRect/>
                    </a:stretch>
                  </pic:blipFill>
                  <pic:spPr>
                    <a:xfrm>
                      <a:off x="0" y="0"/>
                      <a:ext cx="3535986" cy="1333616"/>
                    </a:xfrm>
                    <a:prstGeom prst="rect">
                      <a:avLst/>
                    </a:prstGeom>
                  </pic:spPr>
                </pic:pic>
              </a:graphicData>
            </a:graphic>
          </wp:inline>
        </w:drawing>
      </w:r>
    </w:p>
    <w:p w14:paraId="03BC0663" w14:textId="1C790C0E" w:rsidR="00976D54" w:rsidRDefault="00976D54" w:rsidP="005360EC">
      <w:pPr>
        <w:rPr>
          <w:rFonts w:ascii="Times New Roman" w:hAnsi="Times New Roman" w:cs="Times New Roman"/>
          <w:sz w:val="28"/>
          <w:szCs w:val="28"/>
        </w:rPr>
      </w:pPr>
      <w:r>
        <w:rPr>
          <w:rFonts w:ascii="Times New Roman" w:hAnsi="Times New Roman" w:cs="Times New Roman"/>
          <w:sz w:val="28"/>
          <w:szCs w:val="28"/>
        </w:rPr>
        <w:t>We are trying to print the prediction value in the 1</w:t>
      </w:r>
      <w:r w:rsidRPr="00976D54">
        <w:rPr>
          <w:rFonts w:ascii="Times New Roman" w:hAnsi="Times New Roman" w:cs="Times New Roman"/>
          <w:sz w:val="28"/>
          <w:szCs w:val="28"/>
          <w:vertAlign w:val="superscript"/>
        </w:rPr>
        <w:t>st</w:t>
      </w:r>
      <w:r>
        <w:rPr>
          <w:rFonts w:ascii="Times New Roman" w:hAnsi="Times New Roman" w:cs="Times New Roman"/>
          <w:sz w:val="28"/>
          <w:szCs w:val="28"/>
        </w:rPr>
        <w:t xml:space="preserve"> row of code and in the catagory </w:t>
      </w:r>
      <w:r w:rsidR="00180702">
        <w:rPr>
          <w:rFonts w:ascii="Times New Roman" w:hAnsi="Times New Roman" w:cs="Times New Roman"/>
          <w:sz w:val="28"/>
          <w:szCs w:val="28"/>
        </w:rPr>
        <w:t>a</w:t>
      </w:r>
      <w:r>
        <w:rPr>
          <w:rFonts w:ascii="Times New Roman" w:hAnsi="Times New Roman" w:cs="Times New Roman"/>
          <w:sz w:val="28"/>
          <w:szCs w:val="28"/>
        </w:rPr>
        <w:t>rray we have stored and we are showing the arr</w:t>
      </w:r>
      <w:r w:rsidR="00180702">
        <w:rPr>
          <w:rFonts w:ascii="Times New Roman" w:hAnsi="Times New Roman" w:cs="Times New Roman"/>
          <w:sz w:val="28"/>
          <w:szCs w:val="28"/>
        </w:rPr>
        <w:t xml:space="preserve">ay </w:t>
      </w:r>
      <w:r>
        <w:rPr>
          <w:rFonts w:ascii="Times New Roman" w:hAnsi="Times New Roman" w:cs="Times New Roman"/>
          <w:sz w:val="28"/>
          <w:szCs w:val="28"/>
        </w:rPr>
        <w:t>v</w:t>
      </w:r>
      <w:r w:rsidR="00180702">
        <w:rPr>
          <w:rFonts w:ascii="Times New Roman" w:hAnsi="Times New Roman" w:cs="Times New Roman"/>
          <w:sz w:val="28"/>
          <w:szCs w:val="28"/>
        </w:rPr>
        <w:t>a</w:t>
      </w:r>
      <w:r>
        <w:rPr>
          <w:rFonts w:ascii="Times New Roman" w:hAnsi="Times New Roman" w:cs="Times New Roman"/>
          <w:sz w:val="28"/>
          <w:szCs w:val="28"/>
        </w:rPr>
        <w:t>lue in it wil</w:t>
      </w:r>
      <w:r w:rsidR="00180702">
        <w:rPr>
          <w:rFonts w:ascii="Times New Roman" w:hAnsi="Times New Roman" w:cs="Times New Roman"/>
          <w:sz w:val="28"/>
          <w:szCs w:val="28"/>
        </w:rPr>
        <w:t>l display in the content present in the catagory array.</w:t>
      </w:r>
    </w:p>
    <w:p w14:paraId="0ABA3EB8" w14:textId="4E8E6F89" w:rsidR="00180702" w:rsidRDefault="00180702" w:rsidP="005360E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959BF66" wp14:editId="6188BFD8">
            <wp:extent cx="5105842" cy="1516511"/>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8">
                      <a:extLst>
                        <a:ext uri="{28A0092B-C50C-407E-A947-70E740481C1C}">
                          <a14:useLocalDpi xmlns:a14="http://schemas.microsoft.com/office/drawing/2010/main" val="0"/>
                        </a:ext>
                      </a:extLst>
                    </a:blip>
                    <a:stretch>
                      <a:fillRect/>
                    </a:stretch>
                  </pic:blipFill>
                  <pic:spPr>
                    <a:xfrm>
                      <a:off x="0" y="0"/>
                      <a:ext cx="5105842" cy="1516511"/>
                    </a:xfrm>
                    <a:prstGeom prst="rect">
                      <a:avLst/>
                    </a:prstGeom>
                  </pic:spPr>
                </pic:pic>
              </a:graphicData>
            </a:graphic>
          </wp:inline>
        </w:drawing>
      </w:r>
    </w:p>
    <w:p w14:paraId="1AD2AE97" w14:textId="5634AB31" w:rsidR="00180702" w:rsidRDefault="00180702" w:rsidP="005360EC">
      <w:pPr>
        <w:rPr>
          <w:rFonts w:ascii="Times New Roman" w:hAnsi="Times New Roman" w:cs="Times New Roman"/>
          <w:sz w:val="28"/>
          <w:szCs w:val="28"/>
        </w:rPr>
      </w:pPr>
      <w:r w:rsidRPr="00180702">
        <w:rPr>
          <w:rFonts w:ascii="Times New Roman" w:hAnsi="Times New Roman" w:cs="Times New Roman"/>
          <w:sz w:val="28"/>
          <w:szCs w:val="28"/>
        </w:rPr>
        <w:lastRenderedPageBreak/>
        <w:t>Feature importance is calculated as the decrease in node impurity weighted by the probability of reaching that node. The node probability can be calculated by the number of samples that reach the node, divided by the total number of samples</w:t>
      </w:r>
    </w:p>
    <w:p w14:paraId="3D985BF4" w14:textId="797FA29B" w:rsidR="00180702" w:rsidRDefault="00180702" w:rsidP="005360E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563D6C" wp14:editId="38CF0856">
            <wp:extent cx="5074920" cy="3997042"/>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9">
                      <a:extLst>
                        <a:ext uri="{28A0092B-C50C-407E-A947-70E740481C1C}">
                          <a14:useLocalDpi xmlns:a14="http://schemas.microsoft.com/office/drawing/2010/main" val="0"/>
                        </a:ext>
                      </a:extLst>
                    </a:blip>
                    <a:stretch>
                      <a:fillRect/>
                    </a:stretch>
                  </pic:blipFill>
                  <pic:spPr>
                    <a:xfrm>
                      <a:off x="0" y="0"/>
                      <a:ext cx="5081326" cy="4002088"/>
                    </a:xfrm>
                    <a:prstGeom prst="rect">
                      <a:avLst/>
                    </a:prstGeom>
                  </pic:spPr>
                </pic:pic>
              </a:graphicData>
            </a:graphic>
          </wp:inline>
        </w:drawing>
      </w:r>
    </w:p>
    <w:p w14:paraId="308E0C92" w14:textId="33B4E5CE" w:rsidR="006C13A9" w:rsidRDefault="006C13A9" w:rsidP="006C13A9">
      <w:pPr>
        <w:jc w:val="center"/>
        <w:rPr>
          <w:rFonts w:ascii="Times New Roman" w:hAnsi="Times New Roman" w:cs="Times New Roman"/>
          <w:sz w:val="28"/>
          <w:szCs w:val="28"/>
        </w:rPr>
      </w:pPr>
      <w:r>
        <w:rPr>
          <w:rFonts w:ascii="Times New Roman" w:hAnsi="Times New Roman" w:cs="Times New Roman"/>
          <w:sz w:val="28"/>
          <w:szCs w:val="28"/>
        </w:rPr>
        <w:t>Figure-13</w:t>
      </w:r>
    </w:p>
    <w:p w14:paraId="4E10B08A" w14:textId="4A0E10F4" w:rsidR="00180702" w:rsidRDefault="00180702" w:rsidP="005360EC">
      <w:pPr>
        <w:rPr>
          <w:rFonts w:ascii="Times New Roman" w:hAnsi="Times New Roman" w:cs="Times New Roman"/>
          <w:sz w:val="28"/>
          <w:szCs w:val="28"/>
        </w:rPr>
      </w:pPr>
      <w:r>
        <w:rPr>
          <w:rFonts w:ascii="Times New Roman" w:hAnsi="Times New Roman" w:cs="Times New Roman"/>
          <w:sz w:val="28"/>
          <w:szCs w:val="28"/>
        </w:rPr>
        <w:t xml:space="preserve">We are creating a function with the name </w:t>
      </w:r>
      <w:r w:rsidRPr="00180702">
        <w:rPr>
          <w:rFonts w:ascii="Times New Roman" w:hAnsi="Times New Roman" w:cs="Times New Roman"/>
          <w:sz w:val="28"/>
          <w:szCs w:val="28"/>
        </w:rPr>
        <w:t>plot_feature_importances_diabetes</w:t>
      </w:r>
      <w:r>
        <w:rPr>
          <w:rFonts w:ascii="Times New Roman" w:hAnsi="Times New Roman" w:cs="Times New Roman"/>
          <w:sz w:val="28"/>
          <w:szCs w:val="28"/>
        </w:rPr>
        <w:t xml:space="preserve">, </w:t>
      </w:r>
      <w:r w:rsidR="00AC3192">
        <w:rPr>
          <w:rFonts w:ascii="Times New Roman" w:hAnsi="Times New Roman" w:cs="Times New Roman"/>
          <w:sz w:val="28"/>
          <w:szCs w:val="28"/>
        </w:rPr>
        <w:t>it</w:t>
      </w:r>
      <w:r>
        <w:rPr>
          <w:rFonts w:ascii="Times New Roman" w:hAnsi="Times New Roman" w:cs="Times New Roman"/>
          <w:sz w:val="28"/>
          <w:szCs w:val="28"/>
        </w:rPr>
        <w:t xml:space="preserve"> will draw the graph </w:t>
      </w:r>
      <w:r w:rsidRPr="00180702">
        <w:rPr>
          <w:rFonts w:ascii="Times New Roman" w:hAnsi="Times New Roman" w:cs="Times New Roman"/>
          <w:sz w:val="28"/>
          <w:szCs w:val="28"/>
        </w:rPr>
        <w:t>Featur</w:t>
      </w:r>
      <w:r>
        <w:rPr>
          <w:rFonts w:ascii="Times New Roman" w:hAnsi="Times New Roman" w:cs="Times New Roman"/>
          <w:sz w:val="28"/>
          <w:szCs w:val="28"/>
        </w:rPr>
        <w:t xml:space="preserve">e and </w:t>
      </w:r>
      <w:r w:rsidRPr="00180702">
        <w:rPr>
          <w:rFonts w:ascii="Times New Roman" w:hAnsi="Times New Roman" w:cs="Times New Roman"/>
          <w:sz w:val="28"/>
          <w:szCs w:val="28"/>
        </w:rPr>
        <w:t>Feature importance</w:t>
      </w:r>
      <w:r>
        <w:rPr>
          <w:rFonts w:ascii="Times New Roman" w:hAnsi="Times New Roman" w:cs="Times New Roman"/>
          <w:sz w:val="28"/>
          <w:szCs w:val="28"/>
        </w:rPr>
        <w:t>.</w:t>
      </w:r>
    </w:p>
    <w:p w14:paraId="001AAF7A" w14:textId="5C7689F1" w:rsidR="00180702" w:rsidRDefault="00180702" w:rsidP="005360E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843647" wp14:editId="0FD0E890">
            <wp:extent cx="2819644" cy="111261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0">
                      <a:extLst>
                        <a:ext uri="{28A0092B-C50C-407E-A947-70E740481C1C}">
                          <a14:useLocalDpi xmlns:a14="http://schemas.microsoft.com/office/drawing/2010/main" val="0"/>
                        </a:ext>
                      </a:extLst>
                    </a:blip>
                    <a:stretch>
                      <a:fillRect/>
                    </a:stretch>
                  </pic:blipFill>
                  <pic:spPr>
                    <a:xfrm>
                      <a:off x="0" y="0"/>
                      <a:ext cx="2819644" cy="1112616"/>
                    </a:xfrm>
                    <a:prstGeom prst="rect">
                      <a:avLst/>
                    </a:prstGeom>
                  </pic:spPr>
                </pic:pic>
              </a:graphicData>
            </a:graphic>
          </wp:inline>
        </w:drawing>
      </w:r>
    </w:p>
    <w:p w14:paraId="31A0CB96" w14:textId="77777777" w:rsidR="00180702" w:rsidRDefault="00180702" w:rsidP="005360EC">
      <w:pPr>
        <w:rPr>
          <w:rFonts w:ascii="Times New Roman" w:hAnsi="Times New Roman" w:cs="Times New Roman"/>
          <w:sz w:val="28"/>
          <w:szCs w:val="28"/>
        </w:rPr>
      </w:pPr>
      <w:r>
        <w:rPr>
          <w:rFonts w:ascii="Times New Roman" w:hAnsi="Times New Roman" w:cs="Times New Roman"/>
          <w:sz w:val="28"/>
          <w:szCs w:val="28"/>
        </w:rPr>
        <w:t>Here we are assigning the variables for different type of operations to transform to standard scale.</w:t>
      </w:r>
    </w:p>
    <w:p w14:paraId="4A96D424" w14:textId="57A7A436" w:rsidR="00180702" w:rsidRDefault="00180702" w:rsidP="005360E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80FADA2" wp14:editId="12BF803F">
            <wp:extent cx="5410669" cy="266723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1">
                      <a:extLst>
                        <a:ext uri="{28A0092B-C50C-407E-A947-70E740481C1C}">
                          <a14:useLocalDpi xmlns:a14="http://schemas.microsoft.com/office/drawing/2010/main" val="0"/>
                        </a:ext>
                      </a:extLst>
                    </a:blip>
                    <a:stretch>
                      <a:fillRect/>
                    </a:stretch>
                  </pic:blipFill>
                  <pic:spPr>
                    <a:xfrm>
                      <a:off x="0" y="0"/>
                      <a:ext cx="5410669" cy="2667231"/>
                    </a:xfrm>
                    <a:prstGeom prst="rect">
                      <a:avLst/>
                    </a:prstGeom>
                  </pic:spPr>
                </pic:pic>
              </a:graphicData>
            </a:graphic>
          </wp:inline>
        </w:drawing>
      </w:r>
      <w:r>
        <w:rPr>
          <w:rFonts w:ascii="Times New Roman" w:hAnsi="Times New Roman" w:cs="Times New Roman"/>
          <w:sz w:val="28"/>
          <w:szCs w:val="28"/>
        </w:rPr>
        <w:t xml:space="preserve">  </w:t>
      </w:r>
    </w:p>
    <w:p w14:paraId="555395B7" w14:textId="322AF889" w:rsidR="00180702" w:rsidRDefault="00180702" w:rsidP="005360EC">
      <w:pPr>
        <w:rPr>
          <w:rFonts w:ascii="Times New Roman" w:hAnsi="Times New Roman" w:cs="Times New Roman"/>
          <w:sz w:val="28"/>
          <w:szCs w:val="28"/>
        </w:rPr>
      </w:pPr>
      <w:r>
        <w:rPr>
          <w:rFonts w:ascii="Times New Roman" w:hAnsi="Times New Roman" w:cs="Times New Roman"/>
          <w:sz w:val="28"/>
          <w:szCs w:val="28"/>
        </w:rPr>
        <w:t>All the data which is in the X_test have been normalized into a standard format.</w:t>
      </w:r>
    </w:p>
    <w:p w14:paraId="358D775D" w14:textId="28BAFF2F" w:rsidR="00180702" w:rsidRDefault="00180702" w:rsidP="005360E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951591" wp14:editId="6B1023D8">
            <wp:extent cx="4671465" cy="1478408"/>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2">
                      <a:extLst>
                        <a:ext uri="{28A0092B-C50C-407E-A947-70E740481C1C}">
                          <a14:useLocalDpi xmlns:a14="http://schemas.microsoft.com/office/drawing/2010/main" val="0"/>
                        </a:ext>
                      </a:extLst>
                    </a:blip>
                    <a:stretch>
                      <a:fillRect/>
                    </a:stretch>
                  </pic:blipFill>
                  <pic:spPr>
                    <a:xfrm>
                      <a:off x="0" y="0"/>
                      <a:ext cx="4671465" cy="1478408"/>
                    </a:xfrm>
                    <a:prstGeom prst="rect">
                      <a:avLst/>
                    </a:prstGeom>
                  </pic:spPr>
                </pic:pic>
              </a:graphicData>
            </a:graphic>
          </wp:inline>
        </w:drawing>
      </w:r>
    </w:p>
    <w:p w14:paraId="28DC6D17" w14:textId="7BF884C3" w:rsidR="00611473" w:rsidRDefault="00020009" w:rsidP="005360EC">
      <w:pPr>
        <w:rPr>
          <w:rFonts w:ascii="Times New Roman" w:hAnsi="Times New Roman" w:cs="Times New Roman"/>
          <w:sz w:val="28"/>
          <w:szCs w:val="28"/>
        </w:rPr>
      </w:pPr>
      <w:r>
        <w:rPr>
          <w:rFonts w:ascii="Times New Roman" w:hAnsi="Times New Roman" w:cs="Times New Roman"/>
          <w:sz w:val="28"/>
          <w:szCs w:val="28"/>
        </w:rPr>
        <w:t>We have declared neighbor classifiers as 4 and we have done fit () to fit X_train_std and y_train.</w:t>
      </w:r>
    </w:p>
    <w:p w14:paraId="080A2B66" w14:textId="013DCFCA" w:rsidR="00020009" w:rsidRDefault="00020009" w:rsidP="005360E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593A3F" wp14:editId="1A76EA0B">
            <wp:extent cx="4511431" cy="1531753"/>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3">
                      <a:extLst>
                        <a:ext uri="{28A0092B-C50C-407E-A947-70E740481C1C}">
                          <a14:useLocalDpi xmlns:a14="http://schemas.microsoft.com/office/drawing/2010/main" val="0"/>
                        </a:ext>
                      </a:extLst>
                    </a:blip>
                    <a:stretch>
                      <a:fillRect/>
                    </a:stretch>
                  </pic:blipFill>
                  <pic:spPr>
                    <a:xfrm>
                      <a:off x="0" y="0"/>
                      <a:ext cx="4511431" cy="1531753"/>
                    </a:xfrm>
                    <a:prstGeom prst="rect">
                      <a:avLst/>
                    </a:prstGeom>
                  </pic:spPr>
                </pic:pic>
              </a:graphicData>
            </a:graphic>
          </wp:inline>
        </w:drawing>
      </w:r>
    </w:p>
    <w:p w14:paraId="648E2A91" w14:textId="6B694739" w:rsidR="00976D54" w:rsidRDefault="00020009" w:rsidP="005360EC">
      <w:pPr>
        <w:rPr>
          <w:rFonts w:ascii="Times New Roman" w:hAnsi="Times New Roman" w:cs="Times New Roman"/>
          <w:sz w:val="28"/>
          <w:szCs w:val="28"/>
        </w:rPr>
      </w:pPr>
      <w:r>
        <w:rPr>
          <w:rFonts w:ascii="Times New Roman" w:hAnsi="Times New Roman" w:cs="Times New Roman"/>
          <w:sz w:val="28"/>
          <w:szCs w:val="28"/>
        </w:rPr>
        <w:t xml:space="preserve">The prediction of knn score is </w:t>
      </w:r>
      <w:r w:rsidR="00AC3192">
        <w:rPr>
          <w:rFonts w:ascii="Times New Roman" w:hAnsi="Times New Roman" w:cs="Times New Roman"/>
          <w:sz w:val="28"/>
          <w:szCs w:val="28"/>
        </w:rPr>
        <w:t>damme</w:t>
      </w:r>
      <w:r>
        <w:rPr>
          <w:rFonts w:ascii="Times New Roman" w:hAnsi="Times New Roman" w:cs="Times New Roman"/>
          <w:sz w:val="28"/>
          <w:szCs w:val="28"/>
        </w:rPr>
        <w:t xml:space="preserve"> high. Its result is very nice compared to the previous comparision.</w:t>
      </w:r>
    </w:p>
    <w:p w14:paraId="121079F5" w14:textId="7476DC4C" w:rsidR="00020009" w:rsidRPr="00A32710" w:rsidRDefault="00020009" w:rsidP="005360E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EEE3E6F" wp14:editId="48BD0583">
            <wp:extent cx="5898391" cy="1417443"/>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64">
                      <a:extLst>
                        <a:ext uri="{28A0092B-C50C-407E-A947-70E740481C1C}">
                          <a14:useLocalDpi xmlns:a14="http://schemas.microsoft.com/office/drawing/2010/main" val="0"/>
                        </a:ext>
                      </a:extLst>
                    </a:blip>
                    <a:stretch>
                      <a:fillRect/>
                    </a:stretch>
                  </pic:blipFill>
                  <pic:spPr>
                    <a:xfrm>
                      <a:off x="0" y="0"/>
                      <a:ext cx="5898391" cy="1417443"/>
                    </a:xfrm>
                    <a:prstGeom prst="rect">
                      <a:avLst/>
                    </a:prstGeom>
                  </pic:spPr>
                </pic:pic>
              </a:graphicData>
            </a:graphic>
          </wp:inline>
        </w:drawing>
      </w:r>
    </w:p>
    <w:p w14:paraId="173691FA" w14:textId="45B94642" w:rsidR="00FE1CDE" w:rsidRDefault="00020009">
      <w:pPr>
        <w:rPr>
          <w:rFonts w:ascii="Times New Roman" w:hAnsi="Times New Roman" w:cs="Times New Roman"/>
          <w:sz w:val="28"/>
          <w:szCs w:val="28"/>
        </w:rPr>
      </w:pPr>
      <w:r>
        <w:rPr>
          <w:rFonts w:ascii="Times New Roman" w:hAnsi="Times New Roman" w:cs="Times New Roman"/>
          <w:sz w:val="28"/>
          <w:szCs w:val="28"/>
        </w:rPr>
        <w:t xml:space="preserve">Here we are printing the score of x train, y train and x test and y test of knn </w:t>
      </w:r>
      <w:r>
        <w:rPr>
          <w:noProof/>
        </w:rPr>
        <w:drawing>
          <wp:inline distT="0" distB="0" distL="0" distR="0" wp14:anchorId="0772BC51" wp14:editId="7384B8FA">
            <wp:extent cx="4877223" cy="221761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5">
                      <a:extLst>
                        <a:ext uri="{28A0092B-C50C-407E-A947-70E740481C1C}">
                          <a14:useLocalDpi xmlns:a14="http://schemas.microsoft.com/office/drawing/2010/main" val="0"/>
                        </a:ext>
                      </a:extLst>
                    </a:blip>
                    <a:stretch>
                      <a:fillRect/>
                    </a:stretch>
                  </pic:blipFill>
                  <pic:spPr>
                    <a:xfrm>
                      <a:off x="0" y="0"/>
                      <a:ext cx="4877223" cy="2217612"/>
                    </a:xfrm>
                    <a:prstGeom prst="rect">
                      <a:avLst/>
                    </a:prstGeom>
                  </pic:spPr>
                </pic:pic>
              </a:graphicData>
            </a:graphic>
          </wp:inline>
        </w:drawing>
      </w:r>
    </w:p>
    <w:p w14:paraId="6FC91A21" w14:textId="2D6E9BF8" w:rsidR="00020009" w:rsidRDefault="00020009">
      <w:pPr>
        <w:rPr>
          <w:rFonts w:ascii="Times New Roman" w:hAnsi="Times New Roman" w:cs="Times New Roman"/>
          <w:sz w:val="28"/>
          <w:szCs w:val="28"/>
        </w:rPr>
      </w:pPr>
      <w:r>
        <w:rPr>
          <w:rFonts w:ascii="Times New Roman" w:hAnsi="Times New Roman" w:cs="Times New Roman"/>
          <w:sz w:val="28"/>
          <w:szCs w:val="28"/>
        </w:rPr>
        <w:t>This code is taking the data and represented to form as a graph.</w:t>
      </w:r>
    </w:p>
    <w:p w14:paraId="2644AEED" w14:textId="01F4FE9B" w:rsidR="00020009" w:rsidRDefault="00020009">
      <w:r>
        <w:rPr>
          <w:noProof/>
        </w:rPr>
        <w:drawing>
          <wp:inline distT="0" distB="0" distL="0" distR="0" wp14:anchorId="63FA4767" wp14:editId="7E46ECBD">
            <wp:extent cx="3870960" cy="247813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66">
                      <a:extLst>
                        <a:ext uri="{28A0092B-C50C-407E-A947-70E740481C1C}">
                          <a14:useLocalDpi xmlns:a14="http://schemas.microsoft.com/office/drawing/2010/main" val="0"/>
                        </a:ext>
                      </a:extLst>
                    </a:blip>
                    <a:stretch>
                      <a:fillRect/>
                    </a:stretch>
                  </pic:blipFill>
                  <pic:spPr>
                    <a:xfrm>
                      <a:off x="0" y="0"/>
                      <a:ext cx="3875286" cy="2480907"/>
                    </a:xfrm>
                    <a:prstGeom prst="rect">
                      <a:avLst/>
                    </a:prstGeom>
                  </pic:spPr>
                </pic:pic>
              </a:graphicData>
            </a:graphic>
          </wp:inline>
        </w:drawing>
      </w:r>
    </w:p>
    <w:p w14:paraId="2ED8422C" w14:textId="0ADED1D8" w:rsidR="00314418" w:rsidRPr="00314418" w:rsidRDefault="00314418" w:rsidP="00314418">
      <w:pPr>
        <w:jc w:val="center"/>
        <w:rPr>
          <w:rFonts w:ascii="Times New Roman" w:hAnsi="Times New Roman" w:cs="Times New Roman"/>
          <w:sz w:val="28"/>
          <w:szCs w:val="28"/>
        </w:rPr>
      </w:pPr>
      <w:r w:rsidRPr="00314418">
        <w:rPr>
          <w:rFonts w:ascii="Times New Roman" w:hAnsi="Times New Roman" w:cs="Times New Roman"/>
          <w:sz w:val="28"/>
          <w:szCs w:val="28"/>
        </w:rPr>
        <w:t>Figure-14</w:t>
      </w:r>
    </w:p>
    <w:p w14:paraId="76868FB4" w14:textId="37172D0A" w:rsidR="00020009" w:rsidRPr="00020009" w:rsidRDefault="00020009">
      <w:pPr>
        <w:rPr>
          <w:rFonts w:ascii="Times New Roman" w:hAnsi="Times New Roman" w:cs="Times New Roman"/>
          <w:sz w:val="28"/>
          <w:szCs w:val="28"/>
        </w:rPr>
      </w:pPr>
      <w:r w:rsidRPr="00020009">
        <w:rPr>
          <w:rFonts w:ascii="Times New Roman" w:hAnsi="Times New Roman" w:cs="Times New Roman"/>
          <w:sz w:val="28"/>
          <w:szCs w:val="28"/>
        </w:rPr>
        <w:t>Data is representing in the form of graph.</w:t>
      </w:r>
    </w:p>
    <w:p w14:paraId="5D1BF773" w14:textId="697FDB04" w:rsidR="00020009" w:rsidRDefault="00020009" w:rsidP="00023139">
      <w:pPr>
        <w:jc w:val="center"/>
        <w:rPr>
          <w:noProof/>
        </w:rPr>
      </w:pPr>
      <w:r>
        <w:rPr>
          <w:noProof/>
        </w:rPr>
        <w:lastRenderedPageBreak/>
        <w:drawing>
          <wp:inline distT="0" distB="0" distL="0" distR="0" wp14:anchorId="6201E3DA" wp14:editId="6D12136B">
            <wp:extent cx="5257800" cy="3115921"/>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67">
                      <a:extLst>
                        <a:ext uri="{28A0092B-C50C-407E-A947-70E740481C1C}">
                          <a14:useLocalDpi xmlns:a14="http://schemas.microsoft.com/office/drawing/2010/main" val="0"/>
                        </a:ext>
                      </a:extLst>
                    </a:blip>
                    <a:stretch>
                      <a:fillRect/>
                    </a:stretch>
                  </pic:blipFill>
                  <pic:spPr>
                    <a:xfrm>
                      <a:off x="0" y="0"/>
                      <a:ext cx="5259795" cy="3117103"/>
                    </a:xfrm>
                    <a:prstGeom prst="rect">
                      <a:avLst/>
                    </a:prstGeom>
                  </pic:spPr>
                </pic:pic>
              </a:graphicData>
            </a:graphic>
          </wp:inline>
        </w:drawing>
      </w:r>
    </w:p>
    <w:p w14:paraId="69021F10" w14:textId="73A1B1DA" w:rsidR="00314418" w:rsidRPr="00314418" w:rsidRDefault="00314418" w:rsidP="00314418">
      <w:pPr>
        <w:jc w:val="center"/>
        <w:rPr>
          <w:rFonts w:ascii="Times New Roman" w:hAnsi="Times New Roman" w:cs="Times New Roman"/>
          <w:noProof/>
          <w:sz w:val="28"/>
          <w:szCs w:val="28"/>
        </w:rPr>
      </w:pPr>
      <w:r w:rsidRPr="00314418">
        <w:rPr>
          <w:rFonts w:ascii="Times New Roman" w:hAnsi="Times New Roman" w:cs="Times New Roman"/>
          <w:noProof/>
          <w:sz w:val="28"/>
          <w:szCs w:val="28"/>
        </w:rPr>
        <w:t>Figure-15</w:t>
      </w:r>
    </w:p>
    <w:p w14:paraId="2AACAC59" w14:textId="29A673D9" w:rsidR="000C366F" w:rsidRDefault="000C366F" w:rsidP="000C366F">
      <w:pPr>
        <w:ind w:firstLine="720"/>
        <w:rPr>
          <w:rFonts w:ascii="Times New Roman" w:hAnsi="Times New Roman" w:cs="Times New Roman"/>
          <w:sz w:val="28"/>
          <w:szCs w:val="28"/>
        </w:rPr>
      </w:pPr>
      <w:r>
        <w:rPr>
          <w:rFonts w:ascii="Times New Roman" w:hAnsi="Times New Roman" w:cs="Times New Roman"/>
          <w:sz w:val="28"/>
          <w:szCs w:val="28"/>
        </w:rPr>
        <w:t>Graph is drawn between the k_range and scores_list.</w:t>
      </w:r>
    </w:p>
    <w:p w14:paraId="71B710FD" w14:textId="1B958BC7" w:rsidR="000C366F" w:rsidRDefault="00117487" w:rsidP="000C366F">
      <w:pPr>
        <w:ind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E3A1F6" wp14:editId="65D79C56">
            <wp:extent cx="5943600" cy="161163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68">
                      <a:extLst>
                        <a:ext uri="{28A0092B-C50C-407E-A947-70E740481C1C}">
                          <a14:useLocalDpi xmlns:a14="http://schemas.microsoft.com/office/drawing/2010/main" val="0"/>
                        </a:ext>
                      </a:extLst>
                    </a:blip>
                    <a:stretch>
                      <a:fillRect/>
                    </a:stretch>
                  </pic:blipFill>
                  <pic:spPr>
                    <a:xfrm>
                      <a:off x="0" y="0"/>
                      <a:ext cx="5943600" cy="1611630"/>
                    </a:xfrm>
                    <a:prstGeom prst="rect">
                      <a:avLst/>
                    </a:prstGeom>
                  </pic:spPr>
                </pic:pic>
              </a:graphicData>
            </a:graphic>
          </wp:inline>
        </w:drawing>
      </w:r>
    </w:p>
    <w:p w14:paraId="2984BEE5" w14:textId="4694D2C2" w:rsidR="00117487" w:rsidRDefault="00117487" w:rsidP="000C366F">
      <w:pPr>
        <w:ind w:firstLine="720"/>
        <w:rPr>
          <w:rFonts w:ascii="Times New Roman" w:hAnsi="Times New Roman" w:cs="Times New Roman"/>
          <w:sz w:val="28"/>
          <w:szCs w:val="28"/>
        </w:rPr>
      </w:pPr>
      <w:r w:rsidRPr="00117487">
        <w:rPr>
          <w:rFonts w:ascii="Times New Roman" w:hAnsi="Times New Roman" w:cs="Times New Roman"/>
          <w:sz w:val="28"/>
          <w:szCs w:val="28"/>
        </w:rPr>
        <w:t>Prediction values of each in terms of array which are taken from the dt.predict of x_test</w:t>
      </w:r>
      <w:r>
        <w:rPr>
          <w:rFonts w:ascii="Times New Roman" w:hAnsi="Times New Roman" w:cs="Times New Roman"/>
          <w:sz w:val="28"/>
          <w:szCs w:val="28"/>
        </w:rPr>
        <w:t xml:space="preserve"> from knn.</w:t>
      </w:r>
    </w:p>
    <w:p w14:paraId="07C9A0C7" w14:textId="77777777" w:rsidR="00117487" w:rsidRDefault="00117487" w:rsidP="00117487">
      <w:pPr>
        <w:ind w:firstLine="720"/>
        <w:rPr>
          <w:rFonts w:ascii="Times New Roman" w:hAnsi="Times New Roman" w:cs="Times New Roman"/>
          <w:noProof/>
          <w:sz w:val="28"/>
          <w:szCs w:val="28"/>
        </w:rPr>
      </w:pPr>
    </w:p>
    <w:p w14:paraId="1F9E8133" w14:textId="04E48951" w:rsidR="00117487" w:rsidRDefault="00117487" w:rsidP="00117487">
      <w:pPr>
        <w:ind w:firstLine="720"/>
        <w:rPr>
          <w:rFonts w:ascii="Times New Roman" w:hAnsi="Times New Roman" w:cs="Times New Roman"/>
          <w:noProof/>
          <w:sz w:val="28"/>
          <w:szCs w:val="28"/>
        </w:rPr>
      </w:pPr>
    </w:p>
    <w:p w14:paraId="4E74A771" w14:textId="77777777" w:rsidR="00117487" w:rsidRDefault="00117487" w:rsidP="00117487">
      <w:pPr>
        <w:ind w:firstLine="720"/>
        <w:rPr>
          <w:rFonts w:ascii="Times New Roman" w:hAnsi="Times New Roman" w:cs="Times New Roman"/>
          <w:noProof/>
          <w:sz w:val="28"/>
          <w:szCs w:val="28"/>
        </w:rPr>
      </w:pPr>
    </w:p>
    <w:p w14:paraId="1255E951" w14:textId="6C486AAC" w:rsidR="00117487" w:rsidRDefault="00117487" w:rsidP="00117487">
      <w:pPr>
        <w:ind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46B533" wp14:editId="24941FC6">
            <wp:extent cx="2781541" cy="102878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69">
                      <a:extLst>
                        <a:ext uri="{28A0092B-C50C-407E-A947-70E740481C1C}">
                          <a14:useLocalDpi xmlns:a14="http://schemas.microsoft.com/office/drawing/2010/main" val="0"/>
                        </a:ext>
                      </a:extLst>
                    </a:blip>
                    <a:stretch>
                      <a:fillRect/>
                    </a:stretch>
                  </pic:blipFill>
                  <pic:spPr>
                    <a:xfrm>
                      <a:off x="0" y="0"/>
                      <a:ext cx="2781541" cy="1028789"/>
                    </a:xfrm>
                    <a:prstGeom prst="rect">
                      <a:avLst/>
                    </a:prstGeom>
                  </pic:spPr>
                </pic:pic>
              </a:graphicData>
            </a:graphic>
          </wp:inline>
        </w:drawing>
      </w:r>
    </w:p>
    <w:p w14:paraId="31313369" w14:textId="662C1DE1" w:rsidR="00117487" w:rsidRDefault="00117487" w:rsidP="00117487">
      <w:pPr>
        <w:ind w:firstLine="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5833879" wp14:editId="1A6D6166">
            <wp:extent cx="4046571" cy="701101"/>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0">
                      <a:extLst>
                        <a:ext uri="{28A0092B-C50C-407E-A947-70E740481C1C}">
                          <a14:useLocalDpi xmlns:a14="http://schemas.microsoft.com/office/drawing/2010/main" val="0"/>
                        </a:ext>
                      </a:extLst>
                    </a:blip>
                    <a:stretch>
                      <a:fillRect/>
                    </a:stretch>
                  </pic:blipFill>
                  <pic:spPr>
                    <a:xfrm>
                      <a:off x="0" y="0"/>
                      <a:ext cx="4046571" cy="701101"/>
                    </a:xfrm>
                    <a:prstGeom prst="rect">
                      <a:avLst/>
                    </a:prstGeom>
                  </pic:spPr>
                </pic:pic>
              </a:graphicData>
            </a:graphic>
          </wp:inline>
        </w:drawing>
      </w:r>
    </w:p>
    <w:p w14:paraId="12BCD380" w14:textId="1ECF50A7" w:rsidR="00117487" w:rsidRDefault="00117487" w:rsidP="00117487">
      <w:pPr>
        <w:ind w:firstLine="720"/>
        <w:rPr>
          <w:rFonts w:ascii="Times New Roman" w:hAnsi="Times New Roman" w:cs="Times New Roman"/>
          <w:sz w:val="28"/>
          <w:szCs w:val="28"/>
        </w:rPr>
      </w:pPr>
      <w:r>
        <w:rPr>
          <w:rFonts w:ascii="Times New Roman" w:hAnsi="Times New Roman" w:cs="Times New Roman"/>
          <w:sz w:val="28"/>
          <w:szCs w:val="28"/>
        </w:rPr>
        <w:t>We are trying to print the prediction value in the 1</w:t>
      </w:r>
      <w:r w:rsidRPr="00976D54">
        <w:rPr>
          <w:rFonts w:ascii="Times New Roman" w:hAnsi="Times New Roman" w:cs="Times New Roman"/>
          <w:sz w:val="28"/>
          <w:szCs w:val="28"/>
          <w:vertAlign w:val="superscript"/>
        </w:rPr>
        <w:t>st</w:t>
      </w:r>
      <w:r>
        <w:rPr>
          <w:rFonts w:ascii="Times New Roman" w:hAnsi="Times New Roman" w:cs="Times New Roman"/>
          <w:sz w:val="28"/>
          <w:szCs w:val="28"/>
        </w:rPr>
        <w:t xml:space="preserve"> row of code and in the catagory array we have stored and we are showing the array value in it will display in the content present in the catagory array from knn.</w:t>
      </w:r>
    </w:p>
    <w:p w14:paraId="7A092796" w14:textId="121D1E2E" w:rsidR="00117487" w:rsidRDefault="00FA5B44" w:rsidP="00023139">
      <w:pPr>
        <w:ind w:firstLine="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6A74BE" wp14:editId="26C1E591">
            <wp:extent cx="5943600" cy="363601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1">
                      <a:extLst>
                        <a:ext uri="{28A0092B-C50C-407E-A947-70E740481C1C}">
                          <a14:useLocalDpi xmlns:a14="http://schemas.microsoft.com/office/drawing/2010/main" val="0"/>
                        </a:ext>
                      </a:extLst>
                    </a:blip>
                    <a:stretch>
                      <a:fillRect/>
                    </a:stretch>
                  </pic:blipFill>
                  <pic:spPr>
                    <a:xfrm>
                      <a:off x="0" y="0"/>
                      <a:ext cx="5943600" cy="3636010"/>
                    </a:xfrm>
                    <a:prstGeom prst="rect">
                      <a:avLst/>
                    </a:prstGeom>
                  </pic:spPr>
                </pic:pic>
              </a:graphicData>
            </a:graphic>
          </wp:inline>
        </w:drawing>
      </w:r>
      <w:r w:rsidR="00023139">
        <w:rPr>
          <w:rFonts w:ascii="Times New Roman" w:hAnsi="Times New Roman" w:cs="Times New Roman"/>
          <w:sz w:val="28"/>
          <w:szCs w:val="28"/>
        </w:rPr>
        <w:tab/>
      </w:r>
    </w:p>
    <w:p w14:paraId="6B8095E2" w14:textId="563E5DAB" w:rsidR="00314418" w:rsidRDefault="00314418" w:rsidP="00314418">
      <w:pPr>
        <w:ind w:firstLine="720"/>
        <w:jc w:val="center"/>
        <w:rPr>
          <w:rFonts w:ascii="Times New Roman" w:hAnsi="Times New Roman" w:cs="Times New Roman"/>
          <w:sz w:val="28"/>
          <w:szCs w:val="28"/>
        </w:rPr>
      </w:pPr>
      <w:r>
        <w:rPr>
          <w:rFonts w:ascii="Times New Roman" w:hAnsi="Times New Roman" w:cs="Times New Roman"/>
          <w:sz w:val="28"/>
          <w:szCs w:val="28"/>
        </w:rPr>
        <w:t>Figure-16</w:t>
      </w:r>
    </w:p>
    <w:p w14:paraId="7076F769" w14:textId="012547BE" w:rsidR="00474FF0" w:rsidRDefault="00FC2252" w:rsidP="000C366F">
      <w:pPr>
        <w:ind w:firstLine="720"/>
        <w:rPr>
          <w:rFonts w:ascii="Times New Roman" w:hAnsi="Times New Roman" w:cs="Times New Roman"/>
          <w:sz w:val="28"/>
          <w:szCs w:val="28"/>
        </w:rPr>
      </w:pPr>
      <w:r>
        <w:rPr>
          <w:rFonts w:ascii="Times New Roman" w:hAnsi="Times New Roman" w:cs="Times New Roman"/>
          <w:sz w:val="28"/>
          <w:szCs w:val="28"/>
        </w:rPr>
        <w:t>We have given figure size as 15 x 7 and we have drawn graph between the algorithms and accuracy. We have more accuracy in KNN when compares to Decision Tree.</w:t>
      </w:r>
    </w:p>
    <w:p w14:paraId="0E3E02BE" w14:textId="73720673" w:rsidR="00FC2252" w:rsidRDefault="00FC2252" w:rsidP="000C366F">
      <w:pPr>
        <w:ind w:firstLine="720"/>
        <w:rPr>
          <w:rFonts w:ascii="Times New Roman" w:hAnsi="Times New Roman" w:cs="Times New Roman"/>
          <w:sz w:val="28"/>
          <w:szCs w:val="28"/>
        </w:rPr>
      </w:pPr>
    </w:p>
    <w:p w14:paraId="786E5166" w14:textId="3B35BE5A" w:rsidR="00F15C15" w:rsidRDefault="00F15C15" w:rsidP="000C366F">
      <w:pPr>
        <w:ind w:firstLine="720"/>
        <w:rPr>
          <w:rFonts w:ascii="Times New Roman" w:hAnsi="Times New Roman" w:cs="Times New Roman"/>
          <w:sz w:val="28"/>
          <w:szCs w:val="28"/>
        </w:rPr>
      </w:pPr>
    </w:p>
    <w:p w14:paraId="17D445C2" w14:textId="4584ECC2" w:rsidR="00F15C15" w:rsidRDefault="00F15C15" w:rsidP="000C366F">
      <w:pPr>
        <w:ind w:firstLine="720"/>
        <w:rPr>
          <w:rFonts w:ascii="Times New Roman" w:hAnsi="Times New Roman" w:cs="Times New Roman"/>
          <w:sz w:val="28"/>
          <w:szCs w:val="28"/>
        </w:rPr>
      </w:pPr>
    </w:p>
    <w:p w14:paraId="177B9AAE" w14:textId="7BE9D4A2" w:rsidR="00F15C15" w:rsidRDefault="00F15C15" w:rsidP="000C366F">
      <w:pPr>
        <w:ind w:firstLine="720"/>
        <w:rPr>
          <w:rFonts w:ascii="Times New Roman" w:hAnsi="Times New Roman" w:cs="Times New Roman"/>
          <w:sz w:val="28"/>
          <w:szCs w:val="28"/>
        </w:rPr>
      </w:pPr>
    </w:p>
    <w:p w14:paraId="548F395F" w14:textId="77777777" w:rsidR="00F15C15" w:rsidRDefault="00F15C15" w:rsidP="000C366F">
      <w:pPr>
        <w:ind w:firstLine="720"/>
        <w:rPr>
          <w:rFonts w:ascii="Times New Roman" w:hAnsi="Times New Roman" w:cs="Times New Roman"/>
          <w:sz w:val="28"/>
          <w:szCs w:val="28"/>
        </w:rPr>
      </w:pPr>
    </w:p>
    <w:p w14:paraId="09F7777A" w14:textId="75AF4BC6" w:rsidR="00FC2252" w:rsidRDefault="00FC2252" w:rsidP="000C366F">
      <w:pPr>
        <w:ind w:firstLine="720"/>
        <w:rPr>
          <w:rFonts w:ascii="Times New Roman" w:hAnsi="Times New Roman" w:cs="Times New Roman"/>
          <w:sz w:val="28"/>
          <w:szCs w:val="28"/>
        </w:rPr>
      </w:pPr>
    </w:p>
    <w:p w14:paraId="60FADD91" w14:textId="639A742A" w:rsidR="00FC2252" w:rsidRDefault="00FC2252" w:rsidP="00FC2252">
      <w:pPr>
        <w:pStyle w:val="ListParagraph"/>
        <w:numPr>
          <w:ilvl w:val="0"/>
          <w:numId w:val="6"/>
        </w:numPr>
        <w:pBdr>
          <w:bottom w:val="single" w:sz="4" w:space="1" w:color="auto"/>
        </w:pBdr>
        <w:rPr>
          <w:rFonts w:ascii="Times New Roman" w:hAnsi="Times New Roman" w:cs="Times New Roman"/>
          <w:b/>
          <w:bCs/>
          <w:sz w:val="32"/>
          <w:szCs w:val="32"/>
        </w:rPr>
      </w:pPr>
      <w:r w:rsidRPr="00FC2252">
        <w:rPr>
          <w:rFonts w:ascii="Times New Roman" w:hAnsi="Times New Roman" w:cs="Times New Roman"/>
          <w:b/>
          <w:bCs/>
          <w:sz w:val="32"/>
          <w:szCs w:val="32"/>
        </w:rPr>
        <w:lastRenderedPageBreak/>
        <w:t>Conclusion</w:t>
      </w:r>
    </w:p>
    <w:p w14:paraId="53A368D2" w14:textId="0183C8C8" w:rsidR="00DE151B" w:rsidRPr="00DE151B" w:rsidRDefault="00DE151B" w:rsidP="00DE151B">
      <w:pPr>
        <w:ind w:firstLine="360"/>
        <w:jc w:val="both"/>
        <w:rPr>
          <w:rFonts w:ascii="Times New Roman" w:hAnsi="Times New Roman" w:cs="Times New Roman"/>
          <w:sz w:val="28"/>
          <w:szCs w:val="28"/>
        </w:rPr>
      </w:pPr>
      <w:r>
        <w:rPr>
          <w:rFonts w:ascii="Times New Roman" w:hAnsi="Times New Roman" w:cs="Times New Roman"/>
          <w:sz w:val="28"/>
          <w:szCs w:val="28"/>
        </w:rPr>
        <w:t xml:space="preserve">The project </w:t>
      </w:r>
      <w:r w:rsidR="00FC2252">
        <w:rPr>
          <w:rFonts w:ascii="Times New Roman" w:hAnsi="Times New Roman" w:cs="Times New Roman"/>
          <w:sz w:val="28"/>
          <w:szCs w:val="28"/>
        </w:rPr>
        <w:t xml:space="preserve">performed </w:t>
      </w:r>
      <w:r>
        <w:rPr>
          <w:rFonts w:ascii="Times New Roman" w:hAnsi="Times New Roman" w:cs="Times New Roman"/>
          <w:sz w:val="28"/>
          <w:szCs w:val="28"/>
        </w:rPr>
        <w:t xml:space="preserve">the </w:t>
      </w:r>
      <w:r w:rsidR="00FC2252">
        <w:rPr>
          <w:rFonts w:ascii="Times New Roman" w:hAnsi="Times New Roman" w:cs="Times New Roman"/>
          <w:sz w:val="28"/>
          <w:szCs w:val="28"/>
        </w:rPr>
        <w:t xml:space="preserve">different operations to get the maximum accuracy of </w:t>
      </w:r>
      <w:r>
        <w:rPr>
          <w:rFonts w:ascii="Times New Roman" w:hAnsi="Times New Roman" w:cs="Times New Roman"/>
          <w:sz w:val="28"/>
          <w:szCs w:val="28"/>
        </w:rPr>
        <w:t xml:space="preserve">  disease identification from</w:t>
      </w:r>
      <w:r w:rsidR="00FC2252">
        <w:rPr>
          <w:rFonts w:ascii="Times New Roman" w:hAnsi="Times New Roman" w:cs="Times New Roman"/>
          <w:sz w:val="28"/>
          <w:szCs w:val="28"/>
        </w:rPr>
        <w:t xml:space="preserve"> given data-set.</w:t>
      </w:r>
      <w:r w:rsidRPr="00DE151B">
        <w:t xml:space="preserve"> </w:t>
      </w:r>
      <w:r w:rsidRPr="00DE151B">
        <w:rPr>
          <w:rFonts w:ascii="Times New Roman" w:hAnsi="Times New Roman" w:cs="Times New Roman"/>
          <w:sz w:val="28"/>
          <w:szCs w:val="28"/>
        </w:rPr>
        <w:t xml:space="preserve">The performance of the process </w:t>
      </w:r>
      <w:r>
        <w:rPr>
          <w:rFonts w:ascii="Times New Roman" w:hAnsi="Times New Roman" w:cs="Times New Roman"/>
          <w:sz w:val="28"/>
          <w:szCs w:val="28"/>
        </w:rPr>
        <w:t>h</w:t>
      </w:r>
      <w:r w:rsidRPr="00DE151B">
        <w:rPr>
          <w:rFonts w:ascii="Times New Roman" w:hAnsi="Times New Roman" w:cs="Times New Roman"/>
          <w:sz w:val="28"/>
          <w:szCs w:val="28"/>
        </w:rPr>
        <w:t>as further enhanced with a feature selection implementation, and the results</w:t>
      </w:r>
      <w:r>
        <w:rPr>
          <w:rFonts w:ascii="Times New Roman" w:hAnsi="Times New Roman" w:cs="Times New Roman"/>
          <w:sz w:val="28"/>
          <w:szCs w:val="28"/>
        </w:rPr>
        <w:t xml:space="preserve"> presented</w:t>
      </w:r>
      <w:r w:rsidRPr="00DE151B">
        <w:rPr>
          <w:rFonts w:ascii="Times New Roman" w:hAnsi="Times New Roman" w:cs="Times New Roman"/>
          <w:sz w:val="28"/>
          <w:szCs w:val="28"/>
        </w:rPr>
        <w:t xml:space="preserve"> </w:t>
      </w:r>
      <w:r>
        <w:rPr>
          <w:rFonts w:ascii="Times New Roman" w:hAnsi="Times New Roman" w:cs="Times New Roman"/>
          <w:sz w:val="28"/>
          <w:szCs w:val="28"/>
        </w:rPr>
        <w:t xml:space="preserve">in the thesis and it is observed that there is </w:t>
      </w:r>
      <w:r w:rsidRPr="00DE151B">
        <w:rPr>
          <w:rFonts w:ascii="Times New Roman" w:hAnsi="Times New Roman" w:cs="Times New Roman"/>
          <w:sz w:val="28"/>
          <w:szCs w:val="28"/>
        </w:rPr>
        <w:t xml:space="preserve">significant improvement in prediction </w:t>
      </w:r>
      <w:r>
        <w:rPr>
          <w:rFonts w:ascii="Times New Roman" w:hAnsi="Times New Roman" w:cs="Times New Roman"/>
          <w:sz w:val="28"/>
          <w:szCs w:val="28"/>
        </w:rPr>
        <w:t xml:space="preserve">of the disease with high </w:t>
      </w:r>
      <w:r w:rsidRPr="00DE151B">
        <w:rPr>
          <w:rFonts w:ascii="Times New Roman" w:hAnsi="Times New Roman" w:cs="Times New Roman"/>
          <w:sz w:val="28"/>
          <w:szCs w:val="28"/>
        </w:rPr>
        <w:t>accuracy.</w:t>
      </w:r>
    </w:p>
    <w:p w14:paraId="37676B91" w14:textId="3EF9158F" w:rsidR="00FC2252" w:rsidRPr="00FC2252" w:rsidRDefault="00FC2252" w:rsidP="00FC2252">
      <w:pPr>
        <w:tabs>
          <w:tab w:val="left" w:pos="1224"/>
        </w:tabs>
        <w:rPr>
          <w:rFonts w:ascii="Times New Roman" w:hAnsi="Times New Roman" w:cs="Times New Roman"/>
          <w:sz w:val="28"/>
          <w:szCs w:val="28"/>
        </w:rPr>
      </w:pPr>
    </w:p>
    <w:p w14:paraId="7CE31AD1" w14:textId="77777777" w:rsidR="00426ADF" w:rsidRPr="00426ADF" w:rsidRDefault="00426ADF" w:rsidP="00426ADF">
      <w:pPr>
        <w:ind w:left="6480" w:firstLine="720"/>
        <w:rPr>
          <w:rFonts w:ascii="Times New Roman" w:hAnsi="Times New Roman" w:cs="Times New Roman"/>
          <w:sz w:val="28"/>
          <w:szCs w:val="28"/>
        </w:rPr>
      </w:pPr>
    </w:p>
    <w:sectPr w:rsidR="00426ADF" w:rsidRPr="00426ADF" w:rsidSect="00EB6E50">
      <w:headerReference w:type="default" r:id="rId72"/>
      <w:pgSz w:w="12240" w:h="15840"/>
      <w:pgMar w:top="1440" w:right="1440" w:bottom="90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E3C7A" w14:textId="77777777" w:rsidR="00771416" w:rsidRDefault="00771416" w:rsidP="00C32595">
      <w:pPr>
        <w:spacing w:after="0" w:line="240" w:lineRule="auto"/>
      </w:pPr>
      <w:r>
        <w:separator/>
      </w:r>
    </w:p>
  </w:endnote>
  <w:endnote w:type="continuationSeparator" w:id="0">
    <w:p w14:paraId="7F1359C5" w14:textId="77777777" w:rsidR="00771416" w:rsidRDefault="00771416" w:rsidP="00C325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6CEC2" w14:textId="77777777" w:rsidR="00771416" w:rsidRDefault="00771416" w:rsidP="00C32595">
      <w:pPr>
        <w:spacing w:after="0" w:line="240" w:lineRule="auto"/>
      </w:pPr>
      <w:r>
        <w:separator/>
      </w:r>
    </w:p>
  </w:footnote>
  <w:footnote w:type="continuationSeparator" w:id="0">
    <w:p w14:paraId="0CC7B9A6" w14:textId="77777777" w:rsidR="00771416" w:rsidRDefault="00771416" w:rsidP="00C325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786999778"/>
      <w:docPartObj>
        <w:docPartGallery w:val="Page Numbers (Top of Page)"/>
        <w:docPartUnique/>
      </w:docPartObj>
    </w:sdtPr>
    <w:sdtEndPr>
      <w:rPr>
        <w:b/>
        <w:bCs/>
        <w:noProof/>
        <w:color w:val="auto"/>
        <w:spacing w:val="0"/>
      </w:rPr>
    </w:sdtEndPr>
    <w:sdtContent>
      <w:p w14:paraId="2065EC92" w14:textId="5E602D4D" w:rsidR="00197B84" w:rsidRDefault="00197B84">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3A97514" w14:textId="77777777" w:rsidR="00197B84" w:rsidRDefault="00197B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15pt;height:11.15pt" o:bullet="t">
        <v:imagedata r:id="rId1" o:title="mso3A23"/>
      </v:shape>
    </w:pict>
  </w:numPicBullet>
  <w:abstractNum w:abstractNumId="0" w15:restartNumberingAfterBreak="0">
    <w:nsid w:val="08695152"/>
    <w:multiLevelType w:val="hybridMultilevel"/>
    <w:tmpl w:val="47C4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D07A9"/>
    <w:multiLevelType w:val="hybridMultilevel"/>
    <w:tmpl w:val="21D2B93E"/>
    <w:lvl w:ilvl="0" w:tplc="04090007">
      <w:start w:val="1"/>
      <w:numFmt w:val="bullet"/>
      <w:lvlText w:val=""/>
      <w:lvlPicBulletId w:val="0"/>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14DC6156"/>
    <w:multiLevelType w:val="hybridMultilevel"/>
    <w:tmpl w:val="C76CFB6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17F0EB2"/>
    <w:multiLevelType w:val="hybridMultilevel"/>
    <w:tmpl w:val="6CBA7E9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18B6EAE"/>
    <w:multiLevelType w:val="hybridMultilevel"/>
    <w:tmpl w:val="AFD04A3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646DDE"/>
    <w:multiLevelType w:val="hybridMultilevel"/>
    <w:tmpl w:val="8E7CA32E"/>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CD00271"/>
    <w:multiLevelType w:val="hybridMultilevel"/>
    <w:tmpl w:val="B5225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3"/>
  </w:num>
  <w:num w:numId="5">
    <w:abstractNumId w:val="6"/>
  </w:num>
  <w:num w:numId="6">
    <w:abstractNumId w:val="4"/>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avind Venkata">
    <w15:presenceInfo w15:providerId="Windows Live" w15:userId="dcc328ed3a94f8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420"/>
    <w:rsid w:val="000126A2"/>
    <w:rsid w:val="00020009"/>
    <w:rsid w:val="00023139"/>
    <w:rsid w:val="00041E6E"/>
    <w:rsid w:val="00044C86"/>
    <w:rsid w:val="000502BD"/>
    <w:rsid w:val="00087B54"/>
    <w:rsid w:val="000B3DA1"/>
    <w:rsid w:val="000C366F"/>
    <w:rsid w:val="000F472A"/>
    <w:rsid w:val="000F5456"/>
    <w:rsid w:val="00117487"/>
    <w:rsid w:val="0012333F"/>
    <w:rsid w:val="00123F65"/>
    <w:rsid w:val="0014727D"/>
    <w:rsid w:val="00180702"/>
    <w:rsid w:val="00197B84"/>
    <w:rsid w:val="001A0DB6"/>
    <w:rsid w:val="001C4093"/>
    <w:rsid w:val="001D42AF"/>
    <w:rsid w:val="00224049"/>
    <w:rsid w:val="002340DF"/>
    <w:rsid w:val="00245CBF"/>
    <w:rsid w:val="002677FE"/>
    <w:rsid w:val="00274854"/>
    <w:rsid w:val="00284BC8"/>
    <w:rsid w:val="0028658D"/>
    <w:rsid w:val="002970C1"/>
    <w:rsid w:val="002B157A"/>
    <w:rsid w:val="002B5E39"/>
    <w:rsid w:val="002C6B27"/>
    <w:rsid w:val="00314418"/>
    <w:rsid w:val="00316F26"/>
    <w:rsid w:val="00317C3B"/>
    <w:rsid w:val="003441B4"/>
    <w:rsid w:val="0036344E"/>
    <w:rsid w:val="00385988"/>
    <w:rsid w:val="0039766F"/>
    <w:rsid w:val="003B0493"/>
    <w:rsid w:val="003B4BAE"/>
    <w:rsid w:val="003F57E0"/>
    <w:rsid w:val="00426ADF"/>
    <w:rsid w:val="00432FA9"/>
    <w:rsid w:val="00474FF0"/>
    <w:rsid w:val="00475D8A"/>
    <w:rsid w:val="00480146"/>
    <w:rsid w:val="004B7647"/>
    <w:rsid w:val="004C31D5"/>
    <w:rsid w:val="004C3F24"/>
    <w:rsid w:val="004C4682"/>
    <w:rsid w:val="004E139E"/>
    <w:rsid w:val="004F659D"/>
    <w:rsid w:val="00517420"/>
    <w:rsid w:val="00520605"/>
    <w:rsid w:val="005360EC"/>
    <w:rsid w:val="0054749C"/>
    <w:rsid w:val="00582099"/>
    <w:rsid w:val="005845F9"/>
    <w:rsid w:val="00592AA7"/>
    <w:rsid w:val="005B3B3E"/>
    <w:rsid w:val="005B4FF3"/>
    <w:rsid w:val="005C651D"/>
    <w:rsid w:val="005E529C"/>
    <w:rsid w:val="006027BF"/>
    <w:rsid w:val="00611473"/>
    <w:rsid w:val="00662814"/>
    <w:rsid w:val="0068268B"/>
    <w:rsid w:val="006A0E92"/>
    <w:rsid w:val="006C13A9"/>
    <w:rsid w:val="006D01E4"/>
    <w:rsid w:val="006D282A"/>
    <w:rsid w:val="006E2562"/>
    <w:rsid w:val="0074035C"/>
    <w:rsid w:val="00771416"/>
    <w:rsid w:val="00772A18"/>
    <w:rsid w:val="00790162"/>
    <w:rsid w:val="00790B04"/>
    <w:rsid w:val="00790C96"/>
    <w:rsid w:val="007A6AF4"/>
    <w:rsid w:val="007B096B"/>
    <w:rsid w:val="007E110C"/>
    <w:rsid w:val="0082004B"/>
    <w:rsid w:val="00855E47"/>
    <w:rsid w:val="00865F93"/>
    <w:rsid w:val="00871209"/>
    <w:rsid w:val="008752B5"/>
    <w:rsid w:val="008C5683"/>
    <w:rsid w:val="008D4D6F"/>
    <w:rsid w:val="008E04B3"/>
    <w:rsid w:val="008E583B"/>
    <w:rsid w:val="00906D10"/>
    <w:rsid w:val="00912D2B"/>
    <w:rsid w:val="00966280"/>
    <w:rsid w:val="00976D54"/>
    <w:rsid w:val="009779C6"/>
    <w:rsid w:val="009815AA"/>
    <w:rsid w:val="009A007D"/>
    <w:rsid w:val="009A1CBA"/>
    <w:rsid w:val="009B3CD5"/>
    <w:rsid w:val="009B7F9D"/>
    <w:rsid w:val="009E1310"/>
    <w:rsid w:val="009F4AD3"/>
    <w:rsid w:val="00A023BF"/>
    <w:rsid w:val="00A242F5"/>
    <w:rsid w:val="00A27AB3"/>
    <w:rsid w:val="00A32710"/>
    <w:rsid w:val="00A45541"/>
    <w:rsid w:val="00A50A8F"/>
    <w:rsid w:val="00A523D5"/>
    <w:rsid w:val="00A95CCE"/>
    <w:rsid w:val="00AB44E6"/>
    <w:rsid w:val="00AC3192"/>
    <w:rsid w:val="00AC3F00"/>
    <w:rsid w:val="00AD4BA4"/>
    <w:rsid w:val="00AE4273"/>
    <w:rsid w:val="00B0623D"/>
    <w:rsid w:val="00B82AB9"/>
    <w:rsid w:val="00B90C4F"/>
    <w:rsid w:val="00BC17F8"/>
    <w:rsid w:val="00BC3039"/>
    <w:rsid w:val="00C02E17"/>
    <w:rsid w:val="00C05956"/>
    <w:rsid w:val="00C32595"/>
    <w:rsid w:val="00C67AF7"/>
    <w:rsid w:val="00CB6134"/>
    <w:rsid w:val="00CE5714"/>
    <w:rsid w:val="00CF67CE"/>
    <w:rsid w:val="00D0408C"/>
    <w:rsid w:val="00D42377"/>
    <w:rsid w:val="00D52984"/>
    <w:rsid w:val="00D557CB"/>
    <w:rsid w:val="00D565FD"/>
    <w:rsid w:val="00D56C29"/>
    <w:rsid w:val="00D71A11"/>
    <w:rsid w:val="00D923D8"/>
    <w:rsid w:val="00D96420"/>
    <w:rsid w:val="00DB18D3"/>
    <w:rsid w:val="00DC3CFA"/>
    <w:rsid w:val="00DE151B"/>
    <w:rsid w:val="00DE3769"/>
    <w:rsid w:val="00E06451"/>
    <w:rsid w:val="00E24E7D"/>
    <w:rsid w:val="00E516EB"/>
    <w:rsid w:val="00E563FE"/>
    <w:rsid w:val="00E75852"/>
    <w:rsid w:val="00E84267"/>
    <w:rsid w:val="00EB6E50"/>
    <w:rsid w:val="00ED13DA"/>
    <w:rsid w:val="00F15C15"/>
    <w:rsid w:val="00F30E9F"/>
    <w:rsid w:val="00F325F3"/>
    <w:rsid w:val="00F40CBA"/>
    <w:rsid w:val="00F46AAA"/>
    <w:rsid w:val="00F90150"/>
    <w:rsid w:val="00F92BE0"/>
    <w:rsid w:val="00FA3588"/>
    <w:rsid w:val="00FA3BCC"/>
    <w:rsid w:val="00FA5B44"/>
    <w:rsid w:val="00FB2BDE"/>
    <w:rsid w:val="00FC2252"/>
    <w:rsid w:val="00FE1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6E75A"/>
  <w15:chartTrackingRefBased/>
  <w15:docId w15:val="{5B85342C-F7E2-4601-A802-17663A0C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6A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90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92BE0"/>
    <w:pPr>
      <w:ind w:left="720" w:firstLine="720"/>
      <w:contextualSpacing/>
    </w:pPr>
  </w:style>
  <w:style w:type="character" w:styleId="Strong">
    <w:name w:val="Strong"/>
    <w:basedOn w:val="DefaultParagraphFont"/>
    <w:uiPriority w:val="22"/>
    <w:qFormat/>
    <w:rsid w:val="00087B54"/>
    <w:rPr>
      <w:b/>
      <w:bCs/>
    </w:rPr>
  </w:style>
  <w:style w:type="paragraph" w:styleId="Header">
    <w:name w:val="header"/>
    <w:basedOn w:val="Normal"/>
    <w:link w:val="HeaderChar"/>
    <w:uiPriority w:val="99"/>
    <w:unhideWhenUsed/>
    <w:rsid w:val="00C325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2595"/>
  </w:style>
  <w:style w:type="paragraph" w:styleId="Footer">
    <w:name w:val="footer"/>
    <w:basedOn w:val="Normal"/>
    <w:link w:val="FooterChar"/>
    <w:uiPriority w:val="99"/>
    <w:unhideWhenUsed/>
    <w:rsid w:val="00C325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2595"/>
  </w:style>
  <w:style w:type="paragraph" w:styleId="BalloonText">
    <w:name w:val="Balloon Text"/>
    <w:basedOn w:val="Normal"/>
    <w:link w:val="BalloonTextChar"/>
    <w:uiPriority w:val="99"/>
    <w:semiHidden/>
    <w:unhideWhenUsed/>
    <w:rsid w:val="003634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344E"/>
    <w:rPr>
      <w:rFonts w:ascii="Segoe UI" w:hAnsi="Segoe UI" w:cs="Segoe UI"/>
      <w:sz w:val="18"/>
      <w:szCs w:val="18"/>
    </w:rPr>
  </w:style>
  <w:style w:type="character" w:styleId="Hyperlink">
    <w:name w:val="Hyperlink"/>
    <w:basedOn w:val="DefaultParagraphFont"/>
    <w:uiPriority w:val="99"/>
    <w:unhideWhenUsed/>
    <w:rsid w:val="00385988"/>
    <w:rPr>
      <w:color w:val="0563C1" w:themeColor="hyperlink"/>
      <w:u w:val="single"/>
    </w:rPr>
  </w:style>
  <w:style w:type="character" w:styleId="UnresolvedMention">
    <w:name w:val="Unresolved Mention"/>
    <w:basedOn w:val="DefaultParagraphFont"/>
    <w:uiPriority w:val="99"/>
    <w:semiHidden/>
    <w:unhideWhenUsed/>
    <w:rsid w:val="00385988"/>
    <w:rPr>
      <w:color w:val="605E5C"/>
      <w:shd w:val="clear" w:color="auto" w:fill="E1DFDD"/>
    </w:rPr>
  </w:style>
  <w:style w:type="character" w:styleId="FollowedHyperlink">
    <w:name w:val="FollowedHyperlink"/>
    <w:basedOn w:val="DefaultParagraphFont"/>
    <w:uiPriority w:val="99"/>
    <w:semiHidden/>
    <w:unhideWhenUsed/>
    <w:rsid w:val="00385988"/>
    <w:rPr>
      <w:color w:val="954F72" w:themeColor="followedHyperlink"/>
      <w:u w:val="single"/>
    </w:rPr>
  </w:style>
  <w:style w:type="character" w:customStyle="1" w:styleId="Heading1Char">
    <w:name w:val="Heading 1 Char"/>
    <w:basedOn w:val="DefaultParagraphFont"/>
    <w:link w:val="Heading1"/>
    <w:uiPriority w:val="9"/>
    <w:rsid w:val="00F46AA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46AA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5766438">
      <w:bodyDiv w:val="1"/>
      <w:marLeft w:val="0"/>
      <w:marRight w:val="0"/>
      <w:marTop w:val="0"/>
      <w:marBottom w:val="0"/>
      <w:divBdr>
        <w:top w:val="none" w:sz="0" w:space="0" w:color="auto"/>
        <w:left w:val="none" w:sz="0" w:space="0" w:color="auto"/>
        <w:bottom w:val="none" w:sz="0" w:space="0" w:color="auto"/>
        <w:right w:val="none" w:sz="0" w:space="0" w:color="auto"/>
      </w:divBdr>
      <w:divsChild>
        <w:div w:id="564335389">
          <w:marLeft w:val="0"/>
          <w:marRight w:val="0"/>
          <w:marTop w:val="0"/>
          <w:marBottom w:val="0"/>
          <w:divBdr>
            <w:top w:val="none" w:sz="0" w:space="0" w:color="auto"/>
            <w:left w:val="none" w:sz="0" w:space="0" w:color="auto"/>
            <w:bottom w:val="none" w:sz="0" w:space="0" w:color="auto"/>
            <w:right w:val="none" w:sz="0" w:space="0" w:color="auto"/>
          </w:divBdr>
          <w:divsChild>
            <w:div w:id="611716757">
              <w:marLeft w:val="0"/>
              <w:marRight w:val="0"/>
              <w:marTop w:val="450"/>
              <w:marBottom w:val="240"/>
              <w:divBdr>
                <w:top w:val="single" w:sz="6" w:space="8" w:color="AAAAAA"/>
                <w:left w:val="single" w:sz="6" w:space="8" w:color="AAAAAA"/>
                <w:bottom w:val="single" w:sz="6" w:space="8" w:color="AAAAAA"/>
                <w:right w:val="single" w:sz="6" w:space="8" w:color="AAAAAA"/>
              </w:divBdr>
            </w:div>
            <w:div w:id="1244949441">
              <w:marLeft w:val="0"/>
              <w:marRight w:val="0"/>
              <w:marTop w:val="120"/>
              <w:marBottom w:val="120"/>
              <w:divBdr>
                <w:top w:val="none" w:sz="0" w:space="0" w:color="auto"/>
                <w:left w:val="none" w:sz="0" w:space="0" w:color="auto"/>
                <w:bottom w:val="none" w:sz="0" w:space="0" w:color="auto"/>
                <w:right w:val="none" w:sz="0" w:space="0" w:color="auto"/>
              </w:divBdr>
              <w:divsChild>
                <w:div w:id="1516455656">
                  <w:marLeft w:val="0"/>
                  <w:marRight w:val="0"/>
                  <w:marTop w:val="0"/>
                  <w:marBottom w:val="0"/>
                  <w:divBdr>
                    <w:top w:val="none" w:sz="0" w:space="0" w:color="auto"/>
                    <w:left w:val="none" w:sz="0" w:space="0" w:color="auto"/>
                    <w:bottom w:val="none" w:sz="0" w:space="0" w:color="auto"/>
                    <w:right w:val="none" w:sz="0" w:space="0" w:color="auto"/>
                  </w:divBdr>
                  <w:divsChild>
                    <w:div w:id="1981420801">
                      <w:marLeft w:val="0"/>
                      <w:marRight w:val="0"/>
                      <w:marTop w:val="0"/>
                      <w:marBottom w:val="0"/>
                      <w:divBdr>
                        <w:top w:val="none" w:sz="0" w:space="0" w:color="auto"/>
                        <w:left w:val="none" w:sz="0" w:space="0" w:color="auto"/>
                        <w:bottom w:val="none" w:sz="0" w:space="0" w:color="auto"/>
                        <w:right w:val="none" w:sz="0" w:space="0" w:color="auto"/>
                      </w:divBdr>
                      <w:divsChild>
                        <w:div w:id="387925170">
                          <w:marLeft w:val="0"/>
                          <w:marRight w:val="0"/>
                          <w:marTop w:val="0"/>
                          <w:marBottom w:val="0"/>
                          <w:divBdr>
                            <w:top w:val="none" w:sz="0" w:space="0" w:color="auto"/>
                            <w:left w:val="none" w:sz="0" w:space="0" w:color="auto"/>
                            <w:bottom w:val="none" w:sz="0" w:space="0" w:color="auto"/>
                            <w:right w:val="none" w:sz="0" w:space="0" w:color="auto"/>
                          </w:divBdr>
                          <w:divsChild>
                            <w:div w:id="1368406771">
                              <w:marLeft w:val="0"/>
                              <w:marRight w:val="0"/>
                              <w:marTop w:val="0"/>
                              <w:marBottom w:val="0"/>
                              <w:divBdr>
                                <w:top w:val="none" w:sz="0" w:space="0" w:color="auto"/>
                                <w:left w:val="none" w:sz="0" w:space="0" w:color="auto"/>
                                <w:bottom w:val="none" w:sz="0" w:space="0" w:color="auto"/>
                                <w:right w:val="none" w:sz="0" w:space="0" w:color="auto"/>
                              </w:divBdr>
                              <w:divsChild>
                                <w:div w:id="1140459646">
                                  <w:marLeft w:val="150"/>
                                  <w:marRight w:val="150"/>
                                  <w:marTop w:val="0"/>
                                  <w:marBottom w:val="0"/>
                                  <w:divBdr>
                                    <w:top w:val="none" w:sz="0" w:space="0" w:color="auto"/>
                                    <w:left w:val="none" w:sz="0" w:space="0" w:color="auto"/>
                                    <w:bottom w:val="none" w:sz="0" w:space="0" w:color="auto"/>
                                    <w:right w:val="none" w:sz="0" w:space="0" w:color="auto"/>
                                  </w:divBdr>
                                  <w:divsChild>
                                    <w:div w:id="169884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2973404">
          <w:marLeft w:val="0"/>
          <w:marRight w:val="0"/>
          <w:marTop w:val="270"/>
          <w:marBottom w:val="270"/>
          <w:divBdr>
            <w:top w:val="none" w:sz="0" w:space="0" w:color="auto"/>
            <w:left w:val="none" w:sz="0" w:space="0" w:color="auto"/>
            <w:bottom w:val="none" w:sz="0" w:space="0" w:color="auto"/>
            <w:right w:val="none" w:sz="0" w:space="0" w:color="auto"/>
          </w:divBdr>
          <w:divsChild>
            <w:div w:id="1613593321">
              <w:marLeft w:val="0"/>
              <w:marRight w:val="0"/>
              <w:marTop w:val="0"/>
              <w:marBottom w:val="0"/>
              <w:divBdr>
                <w:top w:val="none" w:sz="0" w:space="0" w:color="auto"/>
                <w:left w:val="none" w:sz="0" w:space="0" w:color="auto"/>
                <w:bottom w:val="none" w:sz="0" w:space="0" w:color="auto"/>
                <w:right w:val="none" w:sz="0" w:space="0" w:color="auto"/>
              </w:divBdr>
            </w:div>
          </w:divsChild>
        </w:div>
        <w:div w:id="1542598429">
          <w:marLeft w:val="0"/>
          <w:marRight w:val="0"/>
          <w:marTop w:val="0"/>
          <w:marBottom w:val="0"/>
          <w:divBdr>
            <w:top w:val="none" w:sz="0" w:space="0" w:color="auto"/>
            <w:left w:val="none" w:sz="0" w:space="0" w:color="auto"/>
            <w:bottom w:val="none" w:sz="0" w:space="0" w:color="auto"/>
            <w:right w:val="none" w:sz="0" w:space="0" w:color="auto"/>
          </w:divBdr>
        </w:div>
        <w:div w:id="1578586815">
          <w:marLeft w:val="0"/>
          <w:marRight w:val="0"/>
          <w:marTop w:val="0"/>
          <w:marBottom w:val="0"/>
          <w:divBdr>
            <w:top w:val="none" w:sz="0" w:space="0" w:color="auto"/>
            <w:left w:val="none" w:sz="0" w:space="0" w:color="auto"/>
            <w:bottom w:val="none" w:sz="0" w:space="0" w:color="auto"/>
            <w:right w:val="none" w:sz="0" w:space="0" w:color="auto"/>
          </w:divBdr>
        </w:div>
        <w:div w:id="170880509">
          <w:marLeft w:val="0"/>
          <w:marRight w:val="0"/>
          <w:marTop w:val="0"/>
          <w:marBottom w:val="0"/>
          <w:divBdr>
            <w:top w:val="none" w:sz="0" w:space="0" w:color="auto"/>
            <w:left w:val="none" w:sz="0" w:space="0" w:color="auto"/>
            <w:bottom w:val="none" w:sz="0" w:space="0" w:color="auto"/>
            <w:right w:val="none" w:sz="0" w:space="0" w:color="auto"/>
          </w:divBdr>
          <w:divsChild>
            <w:div w:id="204744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12703">
      <w:bodyDiv w:val="1"/>
      <w:marLeft w:val="0"/>
      <w:marRight w:val="0"/>
      <w:marTop w:val="0"/>
      <w:marBottom w:val="0"/>
      <w:divBdr>
        <w:top w:val="none" w:sz="0" w:space="0" w:color="auto"/>
        <w:left w:val="none" w:sz="0" w:space="0" w:color="auto"/>
        <w:bottom w:val="none" w:sz="0" w:space="0" w:color="auto"/>
        <w:right w:val="none" w:sz="0" w:space="0" w:color="auto"/>
      </w:divBdr>
    </w:div>
    <w:div w:id="1883442026">
      <w:bodyDiv w:val="1"/>
      <w:marLeft w:val="0"/>
      <w:marRight w:val="0"/>
      <w:marTop w:val="0"/>
      <w:marBottom w:val="0"/>
      <w:divBdr>
        <w:top w:val="none" w:sz="0" w:space="0" w:color="auto"/>
        <w:left w:val="none" w:sz="0" w:space="0" w:color="auto"/>
        <w:bottom w:val="none" w:sz="0" w:space="0" w:color="auto"/>
        <w:right w:val="none" w:sz="0" w:space="0" w:color="auto"/>
      </w:divBdr>
    </w:div>
    <w:div w:id="1942300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jp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6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BF546-9CF3-4B9D-84AE-BEE0E6336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5196</TotalTime>
  <Pages>39</Pages>
  <Words>2875</Words>
  <Characters>16388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 Venkata</dc:creator>
  <cp:keywords/>
  <dc:description/>
  <cp:lastModifiedBy>Aravind Donthi</cp:lastModifiedBy>
  <cp:revision>91</cp:revision>
  <cp:lastPrinted>2020-09-23T14:49:00Z</cp:lastPrinted>
  <dcterms:created xsi:type="dcterms:W3CDTF">2020-08-12T05:47:00Z</dcterms:created>
  <dcterms:modified xsi:type="dcterms:W3CDTF">2022-02-09T15:37:00Z</dcterms:modified>
</cp:coreProperties>
</file>